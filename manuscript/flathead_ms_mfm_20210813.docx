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596E8" w14:textId="13090EA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Effects of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-temporal</w:t>
      </w:r>
      <w:r w:rsidR="008D7FDD">
        <w:rPr>
          <w:rFonts w:ascii="Times New Roman" w:eastAsia="Times New Roman" w:hAnsi="Times New Roman" w:cs="Times New Roman"/>
          <w:sz w:val="24"/>
          <w:szCs w:val="24"/>
        </w:rPr>
        <w:t>ly varying</w:t>
      </w:r>
      <w:r>
        <w:rPr>
          <w:rFonts w:ascii="Times New Roman" w:eastAsia="Times New Roman" w:hAnsi="Times New Roman" w:cs="Times New Roman"/>
          <w:sz w:val="24"/>
          <w:szCs w:val="24"/>
        </w:rPr>
        <w:t xml:space="preserve"> lakeside human disturbance on nearshore periphyton communities in Flathead Lake (Montana, United States)</w:t>
      </w:r>
    </w:p>
    <w:p w14:paraId="4C1B3452" w14:textId="77777777" w:rsidR="00A7754D" w:rsidRDefault="00A7754D">
      <w:pPr>
        <w:widowControl w:val="0"/>
        <w:spacing w:line="240" w:lineRule="auto"/>
        <w:rPr>
          <w:rFonts w:ascii="Times New Roman" w:eastAsia="Times New Roman" w:hAnsi="Times New Roman" w:cs="Times New Roman"/>
          <w:sz w:val="24"/>
          <w:szCs w:val="24"/>
        </w:rPr>
      </w:pPr>
    </w:p>
    <w:p w14:paraId="4AB31929"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Michael F. Meyer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p>
    <w:p w14:paraId="53D91EE6"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Shawn P. Devlin</w:t>
      </w:r>
      <w:r>
        <w:rPr>
          <w:rFonts w:ascii="Times New Roman" w:eastAsia="Times New Roman" w:hAnsi="Times New Roman" w:cs="Times New Roman"/>
          <w:sz w:val="24"/>
          <w:szCs w:val="24"/>
          <w:vertAlign w:val="superscript"/>
        </w:rPr>
        <w:t>2</w:t>
      </w:r>
    </w:p>
    <w:p w14:paraId="4B8331B3"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Aaron W.E. Galloway</w:t>
      </w:r>
      <w:r>
        <w:rPr>
          <w:rFonts w:ascii="Times New Roman" w:eastAsia="Times New Roman" w:hAnsi="Times New Roman" w:cs="Times New Roman"/>
          <w:sz w:val="24"/>
          <w:szCs w:val="24"/>
          <w:vertAlign w:val="superscript"/>
        </w:rPr>
        <w:t>3</w:t>
      </w:r>
    </w:p>
    <w:p w14:paraId="03167932"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Julie B. Schram</w:t>
      </w:r>
      <w:r>
        <w:rPr>
          <w:rFonts w:ascii="Times New Roman" w:eastAsia="Times New Roman" w:hAnsi="Times New Roman" w:cs="Times New Roman"/>
          <w:sz w:val="24"/>
          <w:szCs w:val="24"/>
          <w:vertAlign w:val="superscript"/>
        </w:rPr>
        <w:t>3</w:t>
      </w:r>
    </w:p>
    <w:p w14:paraId="10342C7D"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Bradley T. Luff</w:t>
      </w:r>
      <w:r>
        <w:rPr>
          <w:rFonts w:ascii="Times New Roman" w:eastAsia="Times New Roman" w:hAnsi="Times New Roman" w:cs="Times New Roman"/>
          <w:sz w:val="24"/>
          <w:szCs w:val="24"/>
          <w:vertAlign w:val="superscript"/>
        </w:rPr>
        <w:t>1</w:t>
      </w:r>
    </w:p>
    <w:p w14:paraId="04E2AFEC" w14:textId="32086AC2" w:rsidR="006138B6" w:rsidRPr="006138B6" w:rsidRDefault="00613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Matthew R. Brousil</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vertAlign w:val="superscript"/>
        </w:rPr>
        <w:t>4</w:t>
      </w:r>
    </w:p>
    <w:p w14:paraId="3C9B692A" w14:textId="52E0607E"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Stephanie E. Hampton</w:t>
      </w:r>
      <w:r>
        <w:rPr>
          <w:rFonts w:ascii="Times New Roman" w:eastAsia="Times New Roman" w:hAnsi="Times New Roman" w:cs="Times New Roman"/>
          <w:sz w:val="24"/>
          <w:szCs w:val="24"/>
          <w:vertAlign w:val="superscript"/>
        </w:rPr>
        <w:t>4</w:t>
      </w:r>
    </w:p>
    <w:p w14:paraId="311E521E" w14:textId="77777777" w:rsidR="00A7754D" w:rsidRDefault="00A7754D">
      <w:pPr>
        <w:widowControl w:val="0"/>
        <w:spacing w:line="240" w:lineRule="auto"/>
        <w:rPr>
          <w:rFonts w:ascii="Times New Roman" w:eastAsia="Times New Roman" w:hAnsi="Times New Roman" w:cs="Times New Roman"/>
          <w:sz w:val="24"/>
          <w:szCs w:val="24"/>
        </w:rPr>
      </w:pPr>
    </w:p>
    <w:p w14:paraId="734104EA"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School of the Environment, Washington State University, Pullman WA USA</w:t>
      </w:r>
    </w:p>
    <w:p w14:paraId="206671CE"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Flathead Lake Biological Station, University of Montana, Polson MT USA</w:t>
      </w:r>
    </w:p>
    <w:p w14:paraId="1528BBCA"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Oregon Institute of Marine Biology, University of Oregon, Charleston OR USA</w:t>
      </w:r>
    </w:p>
    <w:p w14:paraId="56B8E09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Center for Environmental Research, Education, &amp; Outreach, Washington State University, Pullman WA USA</w:t>
      </w:r>
    </w:p>
    <w:p w14:paraId="0D8CE124" w14:textId="77777777" w:rsidR="00A7754D" w:rsidRDefault="00A7754D">
      <w:pPr>
        <w:widowControl w:val="0"/>
        <w:spacing w:line="240" w:lineRule="auto"/>
        <w:rPr>
          <w:rFonts w:ascii="Times New Roman" w:eastAsia="Times New Roman" w:hAnsi="Times New Roman" w:cs="Times New Roman"/>
          <w:sz w:val="24"/>
          <w:szCs w:val="24"/>
        </w:rPr>
      </w:pPr>
    </w:p>
    <w:p w14:paraId="70A5E536"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(michael.f.meyer@wsu.edu) </w:t>
      </w:r>
    </w:p>
    <w:p w14:paraId="27573F3B" w14:textId="77777777" w:rsidR="00A7754D" w:rsidRDefault="00A7754D">
      <w:pPr>
        <w:widowControl w:val="0"/>
        <w:spacing w:line="240" w:lineRule="auto"/>
        <w:rPr>
          <w:rFonts w:ascii="Times New Roman" w:eastAsia="Times New Roman" w:hAnsi="Times New Roman" w:cs="Times New Roman"/>
          <w:sz w:val="24"/>
          <w:szCs w:val="24"/>
        </w:rPr>
      </w:pPr>
    </w:p>
    <w:p w14:paraId="5921829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PPCPs, fatty acids, stoichiometry, food webs</w:t>
      </w:r>
    </w:p>
    <w:p w14:paraId="759BB19F" w14:textId="77777777" w:rsidR="00A7754D" w:rsidRDefault="00A7754D">
      <w:pPr>
        <w:widowControl w:val="0"/>
        <w:spacing w:line="240" w:lineRule="auto"/>
        <w:rPr>
          <w:rFonts w:ascii="Times New Roman" w:eastAsia="Times New Roman" w:hAnsi="Times New Roman" w:cs="Times New Roman"/>
          <w:sz w:val="24"/>
          <w:szCs w:val="24"/>
        </w:rPr>
      </w:pPr>
    </w:p>
    <w:p w14:paraId="70FA07A3" w14:textId="1A24BD1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sidR="00E70EB6">
        <w:rPr>
          <w:rFonts w:ascii="Times New Roman" w:eastAsia="Times New Roman" w:hAnsi="Times New Roman" w:cs="Times New Roman"/>
          <w:b/>
          <w:sz w:val="24"/>
          <w:szCs w:val="24"/>
        </w:rPr>
        <w:t>248</w:t>
      </w:r>
      <w:r>
        <w:rPr>
          <w:rFonts w:ascii="Times New Roman" w:eastAsia="Times New Roman" w:hAnsi="Times New Roman" w:cs="Times New Roman"/>
          <w:b/>
          <w:sz w:val="24"/>
          <w:szCs w:val="24"/>
        </w:rPr>
        <w:t xml:space="preserve"> of </w:t>
      </w:r>
      <w:r w:rsidR="00E70EB6">
        <w:rPr>
          <w:rFonts w:ascii="Times New Roman" w:eastAsia="Times New Roman" w:hAnsi="Times New Roman" w:cs="Times New Roman"/>
          <w:b/>
          <w:sz w:val="24"/>
          <w:szCs w:val="24"/>
        </w:rPr>
        <w:t>250</w:t>
      </w:r>
      <w:r>
        <w:rPr>
          <w:rFonts w:ascii="Times New Roman" w:eastAsia="Times New Roman" w:hAnsi="Times New Roman" w:cs="Times New Roman"/>
          <w:b/>
          <w:sz w:val="24"/>
          <w:szCs w:val="24"/>
        </w:rPr>
        <w:t xml:space="preserve"> words)</w:t>
      </w:r>
    </w:p>
    <w:p w14:paraId="4303E131" w14:textId="77777777" w:rsidR="00A7754D" w:rsidRDefault="00A7754D">
      <w:pPr>
        <w:widowControl w:val="0"/>
        <w:spacing w:line="240" w:lineRule="auto"/>
        <w:rPr>
          <w:rFonts w:ascii="Times New Roman" w:eastAsia="Times New Roman" w:hAnsi="Times New Roman" w:cs="Times New Roman"/>
          <w:sz w:val="24"/>
          <w:szCs w:val="24"/>
        </w:rPr>
      </w:pPr>
    </w:p>
    <w:p w14:paraId="06E2DAB6" w14:textId="3039082A" w:rsidR="00A7754D" w:rsidRDefault="003E389B">
      <w:pPr>
        <w:widowControl w:val="0"/>
        <w:spacing w:line="240" w:lineRule="auto"/>
      </w:pPr>
      <w:r>
        <w:rPr>
          <w:rFonts w:ascii="Times New Roman" w:eastAsia="Times New Roman" w:hAnsi="Times New Roman" w:cs="Times New Roman"/>
          <w:sz w:val="24"/>
          <w:szCs w:val="24"/>
        </w:rPr>
        <w:t xml:space="preserve">Nutrients from lakeside developments can reshape aquatic ecosystems. Algal communities, especially in oligotrophic lakes, can rapidly </w:t>
      </w:r>
      <w:r w:rsidR="00AE1EAA">
        <w:rPr>
          <w:rFonts w:ascii="Times New Roman" w:eastAsia="Times New Roman" w:hAnsi="Times New Roman" w:cs="Times New Roman"/>
          <w:sz w:val="24"/>
          <w:szCs w:val="24"/>
        </w:rPr>
        <w:t>remove</w:t>
      </w:r>
      <w:r>
        <w:rPr>
          <w:rFonts w:ascii="Times New Roman" w:eastAsia="Times New Roman" w:hAnsi="Times New Roman" w:cs="Times New Roman"/>
          <w:sz w:val="24"/>
          <w:szCs w:val="24"/>
        </w:rPr>
        <w:t xml:space="preserve"> nutrients</w:t>
      </w:r>
      <w:r w:rsidR="00AE1EAA">
        <w:rPr>
          <w:rFonts w:ascii="Times New Roman" w:eastAsia="Times New Roman" w:hAnsi="Times New Roman" w:cs="Times New Roman"/>
          <w:sz w:val="24"/>
          <w:szCs w:val="24"/>
        </w:rPr>
        <w:t xml:space="preserve"> from the water column</w:t>
      </w:r>
      <w:r>
        <w:rPr>
          <w:rFonts w:ascii="Times New Roman" w:eastAsia="Times New Roman" w:hAnsi="Times New Roman" w:cs="Times New Roman"/>
          <w:sz w:val="24"/>
          <w:szCs w:val="24"/>
        </w:rPr>
        <w:t xml:space="preserve">, causing increased biomass and altered resources for grazers. However, associating times and locations of nutrient loading with biological responses can be complicated, as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-temporal heterogeneities in nutrient loading and biological succession can obfuscate patterns. To evaluate how variation in nutrient addition may be associated with algal succession and nutritional quality, we sampled 1</w:t>
      </w:r>
      <w:r w:rsidR="00F82A8F">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littoral sites in Flathead Lake (Montana U.S.) from June through September 2017, when tourism dynamics may create variation in nutrient influx. As indicators of anthropogenic nutrient additions, pharmaceutical and personal care product (PPCPs) concentrations were measured fortnightly. Periphyton community composition, stoichiometry, and fatty acids were assessed monthly. PPCPs, including caffeine, nicotine, and warfarin were detected, and PPCP </w:t>
      </w:r>
      <w:r w:rsidR="00E70EB6">
        <w:rPr>
          <w:rFonts w:ascii="Times New Roman" w:eastAsia="Times New Roman" w:hAnsi="Times New Roman" w:cs="Times New Roman"/>
          <w:sz w:val="24"/>
          <w:szCs w:val="24"/>
        </w:rPr>
        <w:t xml:space="preserve">concentrations as well as periphyton branched- and odd-chain fatty acid abundance </w:t>
      </w:r>
      <w:r>
        <w:rPr>
          <w:rFonts w:ascii="Times New Roman" w:eastAsia="Times New Roman" w:hAnsi="Times New Roman" w:cs="Times New Roman"/>
          <w:sz w:val="24"/>
          <w:szCs w:val="24"/>
        </w:rPr>
        <w:t xml:space="preserve">varied with seasonal tourist activity </w:t>
      </w:r>
      <w:r w:rsidR="00E70EB6">
        <w:rPr>
          <w:rFonts w:ascii="Times New Roman" w:eastAsia="Times New Roman" w:hAnsi="Times New Roman" w:cs="Times New Roman"/>
          <w:sz w:val="24"/>
          <w:szCs w:val="24"/>
        </w:rPr>
        <w:t>at sites with</w:t>
      </w:r>
      <w:r>
        <w:rPr>
          <w:rFonts w:ascii="Times New Roman" w:eastAsia="Times New Roman" w:hAnsi="Times New Roman" w:cs="Times New Roman"/>
          <w:sz w:val="24"/>
          <w:szCs w:val="24"/>
        </w:rPr>
        <w:t xml:space="preserve"> decentralized sewage treatment. </w:t>
      </w:r>
      <w:r w:rsidR="00E70EB6">
        <w:rPr>
          <w:rFonts w:ascii="Times New Roman" w:eastAsia="Times New Roman" w:hAnsi="Times New Roman" w:cs="Times New Roman"/>
          <w:sz w:val="24"/>
          <w:szCs w:val="24"/>
        </w:rPr>
        <w:t xml:space="preserve">In contrast, sewage indicators </w:t>
      </w:r>
      <w:r w:rsidR="00F82A8F">
        <w:rPr>
          <w:rFonts w:ascii="Times New Roman" w:eastAsia="Times New Roman" w:hAnsi="Times New Roman" w:cs="Times New Roman"/>
          <w:sz w:val="24"/>
          <w:szCs w:val="24"/>
        </w:rPr>
        <w:t xml:space="preserve">near centralized sewage treatment were temporally consistent throughout the </w:t>
      </w:r>
      <w:r w:rsidR="00E70EB6">
        <w:rPr>
          <w:rFonts w:ascii="Times New Roman" w:eastAsia="Times New Roman" w:hAnsi="Times New Roman" w:cs="Times New Roman"/>
          <w:sz w:val="24"/>
          <w:szCs w:val="24"/>
        </w:rPr>
        <w:t>sampling regime</w:t>
      </w:r>
      <w:r w:rsidR="00F82A8F">
        <w:rPr>
          <w:rFonts w:ascii="Times New Roman" w:eastAsia="Times New Roman" w:hAnsi="Times New Roman" w:cs="Times New Roman"/>
          <w:sz w:val="24"/>
          <w:szCs w:val="24"/>
        </w:rPr>
        <w:t xml:space="preserve">. </w:t>
      </w:r>
      <w:r w:rsidR="00E70EB6">
        <w:rPr>
          <w:rFonts w:ascii="Times New Roman" w:eastAsia="Times New Roman" w:hAnsi="Times New Roman" w:cs="Times New Roman"/>
          <w:sz w:val="24"/>
          <w:szCs w:val="24"/>
        </w:rPr>
        <w:t xml:space="preserve">These same </w:t>
      </w:r>
      <w:r>
        <w:rPr>
          <w:rFonts w:ascii="Times New Roman" w:eastAsia="Times New Roman" w:hAnsi="Times New Roman" w:cs="Times New Roman"/>
          <w:sz w:val="24"/>
          <w:szCs w:val="24"/>
        </w:rPr>
        <w:t xml:space="preserve">locations </w:t>
      </w:r>
      <w:r w:rsidR="00E70EB6">
        <w:rPr>
          <w:rFonts w:ascii="Times New Roman" w:eastAsia="Times New Roman" w:hAnsi="Times New Roman" w:cs="Times New Roman"/>
          <w:sz w:val="24"/>
          <w:szCs w:val="24"/>
        </w:rPr>
        <w:t xml:space="preserve">near centralized treatment </w:t>
      </w:r>
      <w:r>
        <w:rPr>
          <w:rFonts w:ascii="Times New Roman" w:eastAsia="Times New Roman" w:hAnsi="Times New Roman" w:cs="Times New Roman"/>
          <w:sz w:val="24"/>
          <w:szCs w:val="24"/>
        </w:rPr>
        <w:t xml:space="preserve">were associated with increased chlorophyte abundance, </w:t>
      </w:r>
      <w:r w:rsidR="00F3394A">
        <w:rPr>
          <w:rFonts w:ascii="Times New Roman" w:eastAsia="Times New Roman" w:hAnsi="Times New Roman" w:cs="Times New Roman"/>
          <w:sz w:val="24"/>
          <w:szCs w:val="24"/>
        </w:rPr>
        <w:t>lower periphyton</w:t>
      </w:r>
      <w:r>
        <w:rPr>
          <w:rFonts w:ascii="Times New Roman" w:eastAsia="Times New Roman" w:hAnsi="Times New Roman" w:cs="Times New Roman"/>
          <w:sz w:val="24"/>
          <w:szCs w:val="24"/>
        </w:rPr>
        <w:t xml:space="preserve"> </w:t>
      </w:r>
      <w:proofErr w:type="gramStart"/>
      <w:r w:rsidR="00DA6B50">
        <w:rPr>
          <w:rFonts w:ascii="Times New Roman" w:eastAsia="Times New Roman" w:hAnsi="Times New Roman" w:cs="Times New Roman"/>
          <w:sz w:val="24"/>
          <w:szCs w:val="24"/>
        </w:rPr>
        <w:t>C:N</w:t>
      </w:r>
      <w:proofErr w:type="gramEnd"/>
      <w:r w:rsidR="00DA6B50">
        <w:rPr>
          <w:rFonts w:ascii="Times New Roman" w:eastAsia="Times New Roman" w:hAnsi="Times New Roman" w:cs="Times New Roman"/>
          <w:sz w:val="24"/>
          <w:szCs w:val="24"/>
        </w:rPr>
        <w:t>:P ratios</w:t>
      </w:r>
      <w:r>
        <w:rPr>
          <w:rFonts w:ascii="Times New Roman" w:eastAsia="Times New Roman" w:hAnsi="Times New Roman" w:cs="Times New Roman"/>
          <w:sz w:val="24"/>
          <w:szCs w:val="24"/>
        </w:rPr>
        <w:t xml:space="preserve">, yet lower quality </w:t>
      </w:r>
      <w:r w:rsidR="00C741C4">
        <w:rPr>
          <w:rFonts w:ascii="Times New Roman" w:eastAsia="Times New Roman" w:hAnsi="Times New Roman" w:cs="Times New Roman"/>
          <w:sz w:val="24"/>
          <w:szCs w:val="24"/>
        </w:rPr>
        <w:t>essential</w:t>
      </w:r>
      <w:r>
        <w:rPr>
          <w:rFonts w:ascii="Times New Roman" w:eastAsia="Times New Roman" w:hAnsi="Times New Roman" w:cs="Times New Roman"/>
          <w:sz w:val="24"/>
          <w:szCs w:val="24"/>
        </w:rPr>
        <w:t xml:space="preserve"> fatty acids. </w:t>
      </w:r>
      <w:r w:rsidR="00E70EB6">
        <w:rPr>
          <w:rFonts w:ascii="Times New Roman" w:eastAsia="Times New Roman" w:hAnsi="Times New Roman" w:cs="Times New Roman"/>
          <w:sz w:val="24"/>
          <w:szCs w:val="24"/>
        </w:rPr>
        <w:t xml:space="preserve">Conversely, locations near decentralized treatment were associated with temporally transient periphyton community composition, higher periphyton </w:t>
      </w:r>
      <w:proofErr w:type="gramStart"/>
      <w:r w:rsidR="00E70EB6">
        <w:rPr>
          <w:rFonts w:ascii="Times New Roman" w:eastAsia="Times New Roman" w:hAnsi="Times New Roman" w:cs="Times New Roman"/>
          <w:sz w:val="24"/>
          <w:szCs w:val="24"/>
        </w:rPr>
        <w:t>C:N</w:t>
      </w:r>
      <w:proofErr w:type="gramEnd"/>
      <w:r w:rsidR="00E70EB6">
        <w:rPr>
          <w:rFonts w:ascii="Times New Roman" w:eastAsia="Times New Roman" w:hAnsi="Times New Roman" w:cs="Times New Roman"/>
          <w:sz w:val="24"/>
          <w:szCs w:val="24"/>
        </w:rPr>
        <w:t xml:space="preserve">:P ratios, yet higher quality essential fatty acids. </w:t>
      </w:r>
      <w:r>
        <w:rPr>
          <w:rFonts w:ascii="Times New Roman" w:eastAsia="Times New Roman" w:hAnsi="Times New Roman" w:cs="Times New Roman"/>
          <w:sz w:val="24"/>
          <w:szCs w:val="24"/>
        </w:rPr>
        <w:t>Overall, our results suggest that sewage treatment techniques and seasonal human activity can create hot spots and hot moments for nutrient addition, thereby reshaping algal community compositions and available nutrition to the food web.</w:t>
      </w:r>
      <w:r>
        <w:br w:type="page"/>
      </w:r>
    </w:p>
    <w:p w14:paraId="47ED3DA7"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362F8B8" w14:textId="77777777" w:rsidR="00A7754D" w:rsidRDefault="00A7754D">
      <w:pPr>
        <w:widowControl w:val="0"/>
        <w:spacing w:line="240" w:lineRule="auto"/>
        <w:rPr>
          <w:rFonts w:ascii="Times New Roman" w:eastAsia="Times New Roman" w:hAnsi="Times New Roman" w:cs="Times New Roman"/>
          <w:sz w:val="24"/>
          <w:szCs w:val="24"/>
        </w:rPr>
      </w:pPr>
    </w:p>
    <w:p w14:paraId="36ECAEDE" w14:textId="2EDDAB1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Pollutants in wastewater released from lakeside developments are a common human disturbance that can alter biological communities and reshape food webs. In particular, nutrients, such as nitrogen and phosphorus,</w:t>
      </w:r>
      <w:r w:rsidR="00F109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treated and untreated wastewater can increase biomass and eventually lead to </w:t>
      </w:r>
      <w:r w:rsidR="007969ED">
        <w:rPr>
          <w:rFonts w:ascii="Times New Roman" w:eastAsia="Times New Roman" w:hAnsi="Times New Roman" w:cs="Times New Roman"/>
          <w:sz w:val="24"/>
          <w:szCs w:val="24"/>
        </w:rPr>
        <w:t xml:space="preserve">system-wide changes in algal community composition and production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{"citationID":"NpFhRPYA","properties":{"formattedCitation":"(Edmondson 1970)","plainCitation":"(Edmondson 1970)","noteIndex":0},"citationItems":[{"id":705,"uris":["http://zotero.org/users/2645460/items/6MBH7RSA"],"uri":["http://zotero.org/users/2645460/items/6MBH7RSA"],"itemData":{"id":705,"type":"article-journal","abstract":"After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(Edmondson 1970)</w:t>
      </w:r>
      <w:r w:rsidR="007969ED">
        <w:rPr>
          <w:rFonts w:ascii="Times New Roman" w:eastAsia="Times New Roman" w:hAnsi="Times New Roman" w:cs="Times New Roman"/>
          <w:sz w:val="24"/>
          <w:szCs w:val="24"/>
        </w:rPr>
        <w:fldChar w:fldCharType="end"/>
      </w:r>
      <w:r w:rsidR="007969ED">
        <w:rPr>
          <w:rFonts w:ascii="Times New Roman" w:eastAsia="Times New Roman" w:hAnsi="Times New Roman" w:cs="Times New Roman"/>
          <w:sz w:val="24"/>
          <w:szCs w:val="24"/>
        </w:rPr>
        <w:t xml:space="preserve"> with potential consequences for higher trophic levels </w:t>
      </w:r>
      <w:r w:rsidR="007969ED">
        <w:rPr>
          <w:rFonts w:ascii="Times New Roman" w:eastAsia="Times New Roman" w:hAnsi="Times New Roman" w:cs="Times New Roman"/>
          <w:sz w:val="24"/>
          <w:szCs w:val="24"/>
        </w:rPr>
        <w:fldChar w:fldCharType="begin"/>
      </w:r>
      <w:r w:rsidR="00455A77">
        <w:rPr>
          <w:rFonts w:ascii="Times New Roman" w:eastAsia="Times New Roman" w:hAnsi="Times New Roman" w:cs="Times New Roman"/>
          <w:sz w:val="24"/>
          <w:szCs w:val="24"/>
        </w:rPr>
        <w:instrText xml:space="preserve"> ADDIN ZOTERO_ITEM CSL_CITATION {"citationID":"CoSRv791","properties":{"formattedCitation":"(Edmondson 1994; Hampton et al. 2006; Galloway and Winder 2015)","plainCitation":"(Edmondson 1994; Hampton et al. 2006; Galloway and Winder 2015)","noteIndex":0},"citationItems":[{"id":4705,"uris":["http://zotero.org/users/2645460/items/LASD6PHI"],"uri":["http://zotero.org/users/2645460/items/LASD6PHI"],"itemData":{"id":4705,"type":"article-journal","abstract":"The purpose of this paper is to list known disturbances of Lake Washington, to describe the effect on the lake of several of them, and to discuss results in terms of whole-lake quasi-experiments. Eutrophication with treated sewage effluent and the diversion of effluent are treated as experiments, with nutrient manipulation, which change the phytoplankton community structure. A later unexpected increase in transparency is traced through a chain of predators to flood control measures in the largest inlet. An increase in alkalinity, accompanied by changes in phytoplankton, is attributed to real estate land development. The role of paleolimnological information is illustrated.","container-title":"Lake and Reservoir Management","DOI":"10.1080/07438149409354178","ISSN":"1040-2381","issue":"2","page":"75-84","source":"Taylor and Francis+NEJM","title":"Sixty Years of Lake Washington: a Curriculum Vitae","title-short":"Sixty Years of Lake Washington","volume":"10","author":[{"family":"Edmondson","given":"W. T."}],"issued":{"date-parts":[["1994",12,1]]}}},{"id":4702,"uris":["http://zotero.org/users/2645460/items/JYM7AP2D"],"uri":["http://zotero.org/users/2645460/items/JYM7AP2D"],"itemData":{"id":4702,"type":"article-journal","abstract":"Lake Washington is arguably the most famous case study of lake pollution and subsequent recovery, and the widely cited story implicates just a few major players in the lake's food web transformations. “The Lake Washington story“ historically highlights key players that negatively affect other taxa—filamentous cyanobacteria, the influential grazer Daphnia, and its predator Neomysis. This food web model has been based variously on experiments, observation, and educated inference. Here we tested the robustness of that historical conceptual model in a single multivariate analysis of long–term data. Most aspects of the historical model are supported, but the analysis also suggests key roles for food resources not previously considered—the nutritious cryptomonads and ubiquitous picoplankton. This cohesive analysis helps align the historical model with recent studies emphasizing “bottom–up“ controls in Lake Washington and similar systems, and demonstrates the usefulness of using long–term data analysis to validate results from traditional ecological approaches.","container-title":"Limnology and Oceanography","DOI":"10.4319/lo.2006.51.5.2042","ISSN":"1939-5590","issue":"5","language":"en","page":"2042-2051","source":"Wiley Online Library","title":"Coalescence in the Lake Washington story: Interaction strengths in a planktonic food web","title-short":"Coalescence in the Lake Washington story","volume":"51","author":[{"family":"Hampton","given":"Stephanie E."},{"family":"Scheuerell","given":"Mark D."},{"family":"Schindler","given":"Daniel E."}],"issued":{"date-parts":[["2006"]]}}},{"id":2592,"uris":["http://zotero.org/users/2645460/items/2UYWG2I3"],"uri":["http://zotero.org/users/2645460/items/2UYWG2I3"],"itemData":{"id":2592,"type":"article-journal","abstract":"Essential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969ED">
        <w:rPr>
          <w:rFonts w:ascii="Times New Roman" w:eastAsia="Times New Roman" w:hAnsi="Times New Roman" w:cs="Times New Roman"/>
          <w:sz w:val="24"/>
          <w:szCs w:val="24"/>
        </w:rPr>
        <w:fldChar w:fldCharType="separate"/>
      </w:r>
      <w:r w:rsidR="00455A77" w:rsidRPr="00455A77">
        <w:rPr>
          <w:rFonts w:ascii="Times New Roman" w:hAnsi="Times New Roman" w:cs="Times New Roman"/>
          <w:sz w:val="24"/>
        </w:rPr>
        <w:t>(Edmondson 1994; Hampton et al. 2006; Galloway and Winder 2015)</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nutrients in sewage have been shown to drastically alter </w:t>
      </w:r>
      <w:r w:rsidR="007969ED">
        <w:rPr>
          <w:rFonts w:ascii="Times New Roman" w:eastAsia="Times New Roman" w:hAnsi="Times New Roman" w:cs="Times New Roman"/>
          <w:sz w:val="24"/>
          <w:szCs w:val="24"/>
        </w:rPr>
        <w:t xml:space="preserve">aquatic </w:t>
      </w:r>
      <w:r>
        <w:rPr>
          <w:rFonts w:ascii="Times New Roman" w:eastAsia="Times New Roman" w:hAnsi="Times New Roman" w:cs="Times New Roman"/>
          <w:sz w:val="24"/>
          <w:szCs w:val="24"/>
        </w:rPr>
        <w:t xml:space="preserve">ecosystems, explicitly linking increased nutrient concentrations and biological responses to sewage can be challenging, as nutrients can originate from disparate anthropogenic and natural environmental sources. For example, agriculture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{"citationID":"WEwHWFRd","properties":{"formattedCitation":"(Powers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(Powers et al. 2016)</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melting permafrost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{"citationID":"Yw4C7E7y","properties":{"formattedCitation":"(Turetsky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(Turetsky et al. 2000)</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wildfires </w:t>
      </w:r>
      <w:r w:rsidR="007969ED">
        <w:rPr>
          <w:rFonts w:ascii="Times New Roman" w:eastAsia="Times New Roman" w:hAnsi="Times New Roman" w:cs="Times New Roman"/>
          <w:sz w:val="24"/>
          <w:szCs w:val="24"/>
        </w:rPr>
        <w:fldChar w:fldCharType="begin"/>
      </w:r>
      <w:r w:rsidR="00DC7F71">
        <w:rPr>
          <w:rFonts w:ascii="Times New Roman" w:eastAsia="Times New Roman" w:hAnsi="Times New Roman" w:cs="Times New Roman"/>
          <w:sz w:val="24"/>
          <w:szCs w:val="24"/>
        </w:rPr>
        <w:instrText xml:space="preserve"> ADDIN ZOTERO_ITEM CSL_CITATION {"citationID":"jgmy8x1M","properties":{"formattedCitation":"(Gould et al. 2016)","plainCitation":"(Gould et al. 2016)","noteIndex":0},"citationItems":[{"id":2756,"uris":["http://zotero.org/users/2645460/items/QJHWC3N8"],"uri":["http://zotero.org/users/2645460/items/QJHWC3N8"],"itemData":{"id":2756,"type":"article-journal","abstract":"Increases in wildfire occurrence and severity under an altered climate can substantially impact terrestrial ecosystems through enhancing runoff erosion. Improved prediction tools that provide high resolution spatial information are necessary for location-specific soil conservation and watershed management. However, quantifying the magnitude of soil erosion and its interactions with climate, hydrological processes, and fire occurrences across a large region (&gt;10,000km2) is challenging because of the large computational requirements needed to capture the fine-scale complexities of the land surface that govern erosion. We apply the physically-based coupled Variable Capacity Infiltration–Water Erosion Prediction Project (VIC–WEPP) model to study how wildfire occurrences can enhance soil erosion in a future climate over a representative watershed in the northern Rocky Mountains – the Salmon River Basin (SRB) in central Idaho. While the VIC model simulates hydrologic processes at larger scales, the WEPP model simulates erosion at the hillslope scale by sampling representative hillslopes. VIC–WEPP model results indicate that SRB streamflow will have an earlier shift in peak flow by one to two months under future climate scenarios in response to a declining snowpack under warming temperatures. The magnitude of peak flow increases with each higher severity fire scenario; and under the highest fire severity, the peak flow is shifted even earlier, exacerbating the effects of climate change. Similarly, sediment yield also increases with higher fire severities for both historical and future climates. Sediment yield is more sensitive to fire occurrence than to climate change by one to two orders of magnitude, which is not unexpected given that our fire scenarios were applied basin wide as worst case scenarios. In reality, fires only occur over portions of the basin in any given year and subsequent years’ vegetation regrowth reduces erosion. However, the effects of climate change on sediment yield result in greater spatial heterogeneities, primarily because of the spatial differences in precipitation projections, while fire conditions were uniformly applied. The combined effects of climate change and a possible continuation of increasing fire frequency and severity will compound excess sediment issues that already exist in this region of the intermountain West.","container-title":"Journal of Hydrology","DOI":"10.1016/j.jhydrol.2016.02.025","ISSN":"0022-1694","journalAbbreviation":"Journal of Hydrology","language":"en","page":"74-91","source":"ScienceDirect","title":"The effects of climate change and extreme wildfire events on runoff erosion over a mountain watershed","volume":"536","author":[{"family":"Gould","given":"Gregory K."},{"family":"Liu","given":"Mingliang"},{"family":"Barber","given":"Michael E."},{"family":"Cherkauer","given":"Keith A."},{"family":"Robichaud","given":"Peter R."},{"family":"Adam","given":"Jennifer C."}],"issued":{"date-parts":[["2016",5,1]]}}}],"schema":"https://github.com/citation-style-language/schema/raw/master/csl-citation.json"} </w:instrText>
      </w:r>
      <w:r w:rsidR="007969ED">
        <w:rPr>
          <w:rFonts w:ascii="Times New Roman" w:eastAsia="Times New Roman" w:hAnsi="Times New Roman" w:cs="Times New Roman"/>
          <w:sz w:val="24"/>
          <w:szCs w:val="24"/>
        </w:rPr>
        <w:fldChar w:fldCharType="separate"/>
      </w:r>
      <w:r w:rsidR="00DC7F71" w:rsidRPr="00DC7F71">
        <w:rPr>
          <w:rFonts w:ascii="Times New Roman" w:hAnsi="Times New Roman" w:cs="Times New Roman"/>
          <w:sz w:val="24"/>
        </w:rPr>
        <w:t>(Gould et al. 2016)</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even changing terrestrial plant communities </w:t>
      </w:r>
      <w:r w:rsidR="007969ED">
        <w:rPr>
          <w:rFonts w:ascii="Times New Roman" w:eastAsia="Times New Roman" w:hAnsi="Times New Roman" w:cs="Times New Roman"/>
          <w:sz w:val="24"/>
          <w:szCs w:val="24"/>
        </w:rPr>
        <w:fldChar w:fldCharType="begin"/>
      </w:r>
      <w:r w:rsidR="00DC7F71">
        <w:rPr>
          <w:rFonts w:ascii="Times New Roman" w:eastAsia="Times New Roman" w:hAnsi="Times New Roman" w:cs="Times New Roman"/>
          <w:sz w:val="24"/>
          <w:szCs w:val="24"/>
        </w:rPr>
        <w:instrText xml:space="preserve"> ADDIN ZOTERO_ITEM CSL_CITATION {"citationID":"ne7KdVGi","properties":{"formattedCitation":"(Goldman 1961; Moran et al. 2012)","plainCitation":"(Goldman 1961; Moran et al. 2012)","noteIndex":0},"citationItems":[{"id":707,"uris":["http://zotero.org/users/2645460/items/AK3W3UMD"],"uri":["http://zotero.org/users/2645460/items/AK3W3UMD"],"itemData":{"id":707,"type":"article-journal","container-title":"Ecology","DOI":"10.2307/1932080","ISSN":"00129658","issue":"2","language":"en","page":"282-288","source":"CrossRef","title":"The Contribution of Alder Trees (Alnus Tenuifolia) to the Primary Productivity of Castle Lake, California","volume":"42","author":[{"family":"Goldman","given":"Charles R."}],"issued":{"date-parts":[["1961",4]]}}},{"id":409,"uris":["http://zotero.org/users/2645460/items/CUXUWPE3"],"uri":["http://zotero.org/users/2645460/items/CUXUWPE3"],"itemData":{"id":409,"type":"report","publisher":"US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7969ED">
        <w:rPr>
          <w:rFonts w:ascii="Times New Roman" w:eastAsia="Times New Roman" w:hAnsi="Times New Roman" w:cs="Times New Roman"/>
          <w:sz w:val="24"/>
          <w:szCs w:val="24"/>
        </w:rPr>
        <w:fldChar w:fldCharType="separate"/>
      </w:r>
      <w:r w:rsidR="00DC7F71" w:rsidRPr="00DC7F71">
        <w:rPr>
          <w:rFonts w:ascii="Times New Roman" w:hAnsi="Times New Roman" w:cs="Times New Roman"/>
          <w:sz w:val="24"/>
        </w:rPr>
        <w:t>(Goldman 1961; Moran et al. 2012)</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can all contribute nutrients to aquatic systems, potentially obfuscating sewage signals. In addition, biological processes can further confound sewage signals. Benthic primary producers, especially those in oligotrophic systems</w:t>
      </w:r>
      <w:r w:rsidR="007969ED">
        <w:rPr>
          <w:rFonts w:ascii="Times New Roman" w:eastAsia="Times New Roman" w:hAnsi="Times New Roman" w:cs="Times New Roman"/>
          <w:sz w:val="24"/>
          <w:szCs w:val="24"/>
        </w:rPr>
        <w:t xml:space="preserve">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{"citationID":"VlXm0Qiy","properties":{"formattedCitation":"(Rosenberger et al. 2008; Hampton et al. 2011; Oleksy et al. 2020; Atkins et al. 2021)","plainCitation":"(Rosenberger et al. 2008; Hampton et al. 2011; Oleksy et al. 2020; Atkins et al. 2021)","noteIndex":0},"citationItems":[{"id":313,"uris":["http://zotero.org/users/2645460/items/N9NPSZZU"],"uri":["http://zotero.org/users/2645460/items/N9NPSZZU"],"itemData":{"id":313,"type":"article-journal","container-title":"Freshwater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E."}],"issued":{"date-parts":[["2011"]]}}},{"id":4541,"uris":["http://zotero.org/users/2645460/items/58UF3MD9"],"uri":["http://zotero.org/users/2645460/items/58UF3MD9"],"itemData":{"id":4541,"type":"article-journal","abstract":"In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Science","DOI":"10.1086/713068","ISSN":"2161-9549","issue":"1","page":"88-102","source":"journals.uchicago.edu (Atypon)","title":"Nutrients and warming alter mountain lake benthic algal structure and function","volume":"40","author":[{"family":"Oleksy","given":"Isabella A."},{"family":"Baron","given":"Jill S."},{"family":"Beck","given":"Whitney S."}],"issued":{"date-parts":[["2020",12,24]]}}},{"id":4544,"uris":["http://zotero.org/users/2645460/items/5BZGHKBM"],"uri":["http://zotero.org/users/2645460/items/5BZGHKBM"],"itemData":{"id":4544,"type":"article-journal","abstract":"Nuisance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(Rosenberger et al. 2008; Hampton et al. 2011; Oleksy et al. 2020; Atkins et al. 2021)</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can </w:t>
      </w:r>
      <w:r w:rsidR="007472E6">
        <w:rPr>
          <w:rFonts w:ascii="Times New Roman" w:eastAsia="Times New Roman" w:hAnsi="Times New Roman" w:cs="Times New Roman"/>
          <w:sz w:val="24"/>
          <w:szCs w:val="24"/>
        </w:rPr>
        <w:t>remove</w:t>
      </w:r>
      <w:r>
        <w:rPr>
          <w:rFonts w:ascii="Times New Roman" w:eastAsia="Times New Roman" w:hAnsi="Times New Roman" w:cs="Times New Roman"/>
          <w:sz w:val="24"/>
          <w:szCs w:val="24"/>
        </w:rPr>
        <w:t xml:space="preserve"> nutrients quickly from the water column (e.g., hours</w:t>
      </w:r>
      <w:r w:rsidR="008E2162">
        <w:rPr>
          <w:rFonts w:ascii="Times New Roman" w:eastAsia="Times New Roman" w:hAnsi="Times New Roman" w:cs="Times New Roman"/>
          <w:sz w:val="24"/>
          <w:szCs w:val="24"/>
        </w:rPr>
        <w:t xml:space="preserve">; </w:t>
      </w:r>
      <w:r w:rsidR="008E2162">
        <w:rPr>
          <w:rFonts w:ascii="Times New Roman" w:eastAsia="Times New Roman" w:hAnsi="Times New Roman" w:cs="Times New Roman"/>
          <w:sz w:val="24"/>
          <w:szCs w:val="24"/>
        </w:rPr>
        <w:fldChar w:fldCharType="begin"/>
      </w:r>
      <w:r w:rsidR="00A1018B">
        <w:rPr>
          <w:rFonts w:ascii="Times New Roman" w:eastAsia="Times New Roman" w:hAnsi="Times New Roman" w:cs="Times New Roman"/>
          <w:sz w:val="24"/>
          <w:szCs w:val="24"/>
        </w:rPr>
        <w:instrText xml:space="preserve"> ADDIN ZOTERO_ITEM CSL_CITATION {"citationID":"NUhRLJoB","properties":{"formattedCitation":"(Hadwen and Bunn 2005)","plainCitation":"(Hadwen and Bunn 2005)","dontUpdate":true,"noteIndex":0},"citationItems":[{"id":404,"uris":["http://zotero.org/users/2645460/items/S63EWKH7"],"uri":["http://zotero.org/users/2645460/items/S63EWKH7"],"itemData":{"id":404,"type":"article-journal","container-title":"Limnology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8E2162">
        <w:rPr>
          <w:rFonts w:ascii="Times New Roman" w:eastAsia="Times New Roman" w:hAnsi="Times New Roman" w:cs="Times New Roman"/>
          <w:sz w:val="24"/>
          <w:szCs w:val="24"/>
        </w:rPr>
        <w:fldChar w:fldCharType="separate"/>
      </w:r>
      <w:r w:rsidR="008E2162" w:rsidRPr="008E2162">
        <w:rPr>
          <w:rFonts w:ascii="Times New Roman" w:hAnsi="Times New Roman" w:cs="Times New Roman"/>
          <w:sz w:val="24"/>
        </w:rPr>
        <w:t>Hadwen and Bunn 2005)</w:t>
      </w:r>
      <w:r w:rsidR="008E216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such that deviations in nutrient concentrations may not be detectable</w:t>
      </w:r>
      <w:r w:rsidR="000A6443">
        <w:rPr>
          <w:rFonts w:ascii="Times New Roman" w:eastAsia="Times New Roman" w:hAnsi="Times New Roman" w:cs="Times New Roman"/>
          <w:sz w:val="24"/>
          <w:szCs w:val="24"/>
        </w:rPr>
        <w:t xml:space="preserve"> in water samples</w:t>
      </w:r>
      <w:r>
        <w:rPr>
          <w:rFonts w:ascii="Times New Roman" w:eastAsia="Times New Roman" w:hAnsi="Times New Roman" w:cs="Times New Roman"/>
          <w:sz w:val="24"/>
          <w:szCs w:val="24"/>
        </w:rPr>
        <w:t>.</w:t>
      </w:r>
    </w:p>
    <w:p w14:paraId="30FD5696" w14:textId="77777777" w:rsidR="00A7754D" w:rsidRDefault="00A7754D">
      <w:pPr>
        <w:widowControl w:val="0"/>
        <w:spacing w:line="240" w:lineRule="auto"/>
        <w:rPr>
          <w:rFonts w:ascii="Times New Roman" w:eastAsia="Times New Roman" w:hAnsi="Times New Roman" w:cs="Times New Roman"/>
          <w:sz w:val="24"/>
          <w:szCs w:val="24"/>
        </w:rPr>
      </w:pPr>
    </w:p>
    <w:p w14:paraId="01EF8D77" w14:textId="0612E84A"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come from numerous non-sewage sources, indicators consistently associated with wastewater pollution, such as pharmaceuticals and personal care products (PPCPs)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{"citationID":"NR1GzlMM","properties":{"formattedCitation":"(Rosi-Marshall and Royer 2012; Meyer et al. 2019)","plainCitation":"(Rosi-Marshall and Royer 2012; Meyer et al. 2019)","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(Rosi-Marshall and Royer 2012; Meyer et al. 2019)</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as well as bacterial biomarkers </w:t>
      </w:r>
      <w:r w:rsidR="007969ED">
        <w:rPr>
          <w:rFonts w:ascii="Times New Roman" w:eastAsia="Times New Roman" w:hAnsi="Times New Roman" w:cs="Times New Roman"/>
          <w:sz w:val="24"/>
          <w:szCs w:val="24"/>
        </w:rPr>
        <w:fldChar w:fldCharType="begin"/>
      </w:r>
      <w:r w:rsidR="004D6200">
        <w:rPr>
          <w:rFonts w:ascii="Times New Roman" w:eastAsia="Times New Roman" w:hAnsi="Times New Roman" w:cs="Times New Roman"/>
          <w:sz w:val="24"/>
          <w:szCs w:val="24"/>
        </w:rPr>
        <w:instrText xml:space="preserve"> ADDIN ZOTERO_ITEM CSL_CITATION {"citationID":"JcbgqRUk","properties":{"formattedCitation":"(Seguel et al. 2001)","plainCitation":"(Seguel et al. 2001)","noteIndex":0},"citationItems":[{"id":4601,"uris":["http://zotero.org/users/2645460/items/APX6PKPX"],"uri":["http://zotero.org/users/2645460/items/APX6PKPX"],"itemData":{"id":4601,"type":"article-journal","container-title":"Water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M."},{"family":"Salgado","given":"Claudia"},{"family":"Toledo","given":"Mauricio"}],"issued":{"date-parts":[["2001",12]]}}}],"schema":"https://github.com/citation-style-language/schema/raw/master/csl-citation.json"} </w:instrText>
      </w:r>
      <w:r w:rsidR="007969ED">
        <w:rPr>
          <w:rFonts w:ascii="Times New Roman" w:eastAsia="Times New Roman" w:hAnsi="Times New Roman" w:cs="Times New Roman"/>
          <w:sz w:val="24"/>
          <w:szCs w:val="24"/>
        </w:rPr>
        <w:fldChar w:fldCharType="separate"/>
      </w:r>
      <w:r w:rsidR="004D6200" w:rsidRPr="004D6200">
        <w:rPr>
          <w:rFonts w:ascii="Times New Roman" w:hAnsi="Times New Roman" w:cs="Times New Roman"/>
          <w:sz w:val="24"/>
        </w:rPr>
        <w:t>(Seguel et al. 2001)</w:t>
      </w:r>
      <w:r w:rsidR="007969ED">
        <w:rPr>
          <w:rFonts w:ascii="Times New Roman" w:eastAsia="Times New Roman" w:hAnsi="Times New Roman" w:cs="Times New Roman"/>
          <w:sz w:val="24"/>
          <w:szCs w:val="24"/>
        </w:rPr>
        <w:fldChar w:fldCharType="end"/>
      </w:r>
      <w:r w:rsidR="004D62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attention for their usefulness as sewage indicators. PPCPs, such as caffeine, acetaminophen, and sulfamethoxazole, have been used to identify spatially and temporally heterogeneous sewage pollution in </w:t>
      </w:r>
      <w:r w:rsidR="00E02F32">
        <w:rPr>
          <w:rFonts w:ascii="Times New Roman" w:eastAsia="Times New Roman" w:hAnsi="Times New Roman" w:cs="Times New Roman"/>
          <w:sz w:val="24"/>
          <w:szCs w:val="24"/>
        </w:rPr>
        <w:t xml:space="preserve">surface </w:t>
      </w:r>
      <w:r w:rsidR="00E02F32">
        <w:rPr>
          <w:rFonts w:ascii="Times New Roman" w:eastAsia="Times New Roman" w:hAnsi="Times New Roman" w:cs="Times New Roman"/>
          <w:sz w:val="24"/>
          <w:szCs w:val="24"/>
        </w:rPr>
        <w:fldChar w:fldCharType="begin"/>
      </w:r>
      <w:r w:rsidR="004D6200">
        <w:rPr>
          <w:rFonts w:ascii="Times New Roman" w:eastAsia="Times New Roman" w:hAnsi="Times New Roman" w:cs="Times New Roman"/>
          <w:sz w:val="24"/>
          <w:szCs w:val="24"/>
        </w:rPr>
        <w:instrText xml:space="preserve"> ADDIN ZOTERO_ITEM CSL_CITATION {"citationID":"jc1VuTVA","properties":{"formattedCitation":"(Bendz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E02F32">
        <w:rPr>
          <w:rFonts w:ascii="Times New Roman" w:eastAsia="Times New Roman" w:hAnsi="Times New Roman" w:cs="Times New Roman"/>
          <w:sz w:val="24"/>
          <w:szCs w:val="24"/>
        </w:rPr>
        <w:fldChar w:fldCharType="separate"/>
      </w:r>
      <w:r w:rsidR="004D6200" w:rsidRPr="004D6200">
        <w:rPr>
          <w:rFonts w:ascii="Times New Roman" w:hAnsi="Times New Roman" w:cs="Times New Roman"/>
          <w:sz w:val="24"/>
        </w:rPr>
        <w:t>(Bendz et al. 2005)</w:t>
      </w:r>
      <w:r w:rsidR="00E02F32">
        <w:rPr>
          <w:rFonts w:ascii="Times New Roman" w:eastAsia="Times New Roman" w:hAnsi="Times New Roman" w:cs="Times New Roman"/>
          <w:sz w:val="24"/>
          <w:szCs w:val="24"/>
        </w:rPr>
        <w:fldChar w:fldCharType="end"/>
      </w:r>
      <w:r w:rsidR="00E02F32">
        <w:rPr>
          <w:rFonts w:ascii="Times New Roman" w:eastAsia="Times New Roman" w:hAnsi="Times New Roman" w:cs="Times New Roman"/>
          <w:sz w:val="24"/>
          <w:szCs w:val="24"/>
        </w:rPr>
        <w:t xml:space="preserve"> and subsurface </w:t>
      </w:r>
      <w:r w:rsidR="00E02F32">
        <w:rPr>
          <w:rFonts w:ascii="Times New Roman" w:eastAsia="Times New Roman" w:hAnsi="Times New Roman" w:cs="Times New Roman"/>
          <w:sz w:val="24"/>
          <w:szCs w:val="24"/>
        </w:rPr>
        <w:fldChar w:fldCharType="begin"/>
      </w:r>
      <w:r w:rsidR="00E02F32">
        <w:rPr>
          <w:rFonts w:ascii="Times New Roman" w:eastAsia="Times New Roman" w:hAnsi="Times New Roman" w:cs="Times New Roman"/>
          <w:sz w:val="24"/>
          <w:szCs w:val="24"/>
        </w:rPr>
        <w:instrText xml:space="preserve"> ADDIN ZOTERO_ITEM CSL_CITATION {"citationID":"3UYM6yh0","properties":{"formattedCitation":"(Yang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E02F32">
        <w:rPr>
          <w:rFonts w:ascii="Times New Roman" w:eastAsia="Times New Roman" w:hAnsi="Times New Roman" w:cs="Times New Roman"/>
          <w:sz w:val="24"/>
          <w:szCs w:val="24"/>
        </w:rPr>
        <w:fldChar w:fldCharType="separate"/>
      </w:r>
      <w:r w:rsidR="00E02F32" w:rsidRPr="00E02F32">
        <w:rPr>
          <w:rFonts w:ascii="Times New Roman" w:hAnsi="Times New Roman" w:cs="Times New Roman"/>
          <w:sz w:val="24"/>
        </w:rPr>
        <w:t>(Yang et al. 2016)</w:t>
      </w:r>
      <w:r w:rsidR="00E02F32">
        <w:rPr>
          <w:rFonts w:ascii="Times New Roman" w:eastAsia="Times New Roman" w:hAnsi="Times New Roman" w:cs="Times New Roman"/>
          <w:sz w:val="24"/>
          <w:szCs w:val="24"/>
        </w:rPr>
        <w:fldChar w:fldCharType="end"/>
      </w:r>
      <w:r w:rsidR="00E02F32">
        <w:rPr>
          <w:rFonts w:ascii="Times New Roman" w:eastAsia="Times New Roman" w:hAnsi="Times New Roman" w:cs="Times New Roman"/>
          <w:sz w:val="24"/>
          <w:szCs w:val="24"/>
        </w:rPr>
        <w:t xml:space="preserve"> aquatic</w:t>
      </w:r>
      <w:r>
        <w:rPr>
          <w:rFonts w:ascii="Times New Roman" w:eastAsia="Times New Roman" w:hAnsi="Times New Roman" w:cs="Times New Roman"/>
          <w:sz w:val="24"/>
          <w:szCs w:val="24"/>
        </w:rPr>
        <w:t xml:space="preserve"> systems. Because </w:t>
      </w:r>
      <w:commentRangeStart w:id="0"/>
      <w:r w:rsidR="0072131F">
        <w:rPr>
          <w:rFonts w:ascii="Times New Roman" w:eastAsia="Times New Roman" w:hAnsi="Times New Roman" w:cs="Times New Roman"/>
          <w:sz w:val="24"/>
          <w:szCs w:val="24"/>
        </w:rPr>
        <w:t>biota</w:t>
      </w:r>
      <w:commentRangeEnd w:id="0"/>
      <w:r w:rsidR="000F45FC">
        <w:rPr>
          <w:rStyle w:val="CommentReference"/>
        </w:rPr>
        <w:commentReference w:id="0"/>
      </w:r>
      <w:r w:rsidR="0072131F">
        <w:rPr>
          <w:rFonts w:ascii="Times New Roman" w:eastAsia="Times New Roman" w:hAnsi="Times New Roman" w:cs="Times New Roman"/>
          <w:sz w:val="24"/>
          <w:szCs w:val="24"/>
        </w:rPr>
        <w:t xml:space="preserve"> </w:t>
      </w:r>
      <w:r w:rsidR="000F45FC">
        <w:rPr>
          <w:rFonts w:ascii="Times New Roman" w:eastAsia="Times New Roman" w:hAnsi="Times New Roman" w:cs="Times New Roman"/>
          <w:sz w:val="24"/>
          <w:szCs w:val="24"/>
        </w:rPr>
        <w:t xml:space="preserve">seem </w:t>
      </w:r>
      <w:r w:rsidR="0072131F">
        <w:rPr>
          <w:rFonts w:ascii="Times New Roman" w:eastAsia="Times New Roman" w:hAnsi="Times New Roman" w:cs="Times New Roman"/>
          <w:sz w:val="24"/>
          <w:szCs w:val="24"/>
        </w:rPr>
        <w:t xml:space="preserve">not to actively uptake most </w:t>
      </w:r>
      <w:r>
        <w:rPr>
          <w:rFonts w:ascii="Times New Roman" w:eastAsia="Times New Roman" w:hAnsi="Times New Roman" w:cs="Times New Roman"/>
          <w:sz w:val="24"/>
          <w:szCs w:val="24"/>
        </w:rPr>
        <w:t>PPCPs</w:t>
      </w:r>
      <w:r w:rsidR="0072131F">
        <w:rPr>
          <w:rFonts w:ascii="Times New Roman" w:eastAsia="Times New Roman" w:hAnsi="Times New Roman" w:cs="Times New Roman"/>
          <w:sz w:val="24"/>
          <w:szCs w:val="24"/>
        </w:rPr>
        <w:t xml:space="preserve"> </w:t>
      </w:r>
      <w:r w:rsidR="0072131F">
        <w:rPr>
          <w:rFonts w:ascii="Times New Roman" w:eastAsia="Times New Roman" w:hAnsi="Times New Roman" w:cs="Times New Roman"/>
          <w:sz w:val="24"/>
          <w:szCs w:val="24"/>
        </w:rPr>
        <w:fldChar w:fldCharType="begin"/>
      </w:r>
      <w:r w:rsidR="0072131F">
        <w:rPr>
          <w:rFonts w:ascii="Times New Roman" w:eastAsia="Times New Roman" w:hAnsi="Times New Roman" w:cs="Times New Roman"/>
          <w:sz w:val="24"/>
          <w:szCs w:val="24"/>
        </w:rPr>
        <w:instrText xml:space="preserve"> ADDIN ZOTERO_ITEM CSL_CITATION {"citationID":"Zbe5F992","properties":{"formattedCitation":"(Bai and Acharya 2017)","plainCitation":"(Bai and Acharya 2017)","noteIndex":0},"citationItems":[{"id":4556,"uris":["http://zotero.org/users/2645460/items/Z98PY7NB"],"uri":["http://zotero.org/users/2645460/items/Z98PY7NB"],"itemData":{"id":4556,"type":"article-journal","abstract":"The persistence and fate of pharmaceutical and personal care products (PPCPs) in the Lake Mead ecosystem are particularly important considering the potential ecological risks and human health impacts. This study evaluated the removal of five common PPCPs (i.e., trimethoprim, sulfamethoxazole, carbamazepine, ciprofloxacin, and triclosan) from Lake Mead water mediated by the green alga Nannochloris sp. The results from the incubation studies showed that trimethoprim and carbamazepine were highly resistant to uptake in the algal cultural medium and were measured at approximately 90%–100% of the applied dose after 14days of incubation. Sulfamethoxazole was found relatively persistent, with &gt;60% of the applied dose remaining in the water after 14days, and its removal was mainly caused by algae-mediated photolysis. However, ciprofloxacin and triclosan dissipated significantly and nearly 100% of the compounds were removed from the water after 7days of incubation under 24h of light. Ciprofloxacin and triclosan were highly susceptible to light, and their estimated half-lives were 12.7hours for ciprofloxacin and 31.2hours for triclosan. Algae-mediated sorption contributed to 11% of the removal of trimethoprim and sulfamethoxazole, 13% of the removal of carbamazepine, and 27% of the removal of triclosan from the lake water. This research showed that 1) trimethoprim, sulfamethoxazole, and carbamazepine are quite persistent in aquatic environments and may potentially affect human health via drinking water intake; 2) photolysis is the dominant pathway to remove ciprofloxacin from aquatic ecosystems, which indicates that ciprofloxacin may have lower ecological risks compared with other PPCPs; and 3) triclosan can undergo photolysis as well as algae-mediated uptake and it may potentially affect the food web because of its high toxicity to aquatic species.","container-title":"Science of The Total Environment","DOI":"10.1016/j.scitotenv.2016.12.192","ISSN":"0048-9697","journalAbbreviation":"Science of The Total Environment","language":"en","page":"734-740","source":"ScienceDirect","title":"Algae-mediated removal of selected pharmaceutical and personal care products (PPCPs) from Lake Mead water","volume":"581-582","author":[{"family":"Bai","given":"Xuelian"},{"family":"Acharya","given":"Kumud"}],"issued":{"date-parts":[["2017",3,1]]}}}],"schema":"https://github.com/citation-style-language/schema/raw/master/csl-citation.json"} </w:instrText>
      </w:r>
      <w:r w:rsidR="0072131F">
        <w:rPr>
          <w:rFonts w:ascii="Times New Roman" w:eastAsia="Times New Roman" w:hAnsi="Times New Roman" w:cs="Times New Roman"/>
          <w:sz w:val="24"/>
          <w:szCs w:val="24"/>
        </w:rPr>
        <w:fldChar w:fldCharType="separate"/>
      </w:r>
      <w:r w:rsidR="0072131F" w:rsidRPr="00E32AB2">
        <w:rPr>
          <w:rFonts w:ascii="Times New Roman" w:hAnsi="Times New Roman" w:cs="Times New Roman"/>
          <w:sz w:val="24"/>
        </w:rPr>
        <w:t>(Bai and Acharya 2017)</w:t>
      </w:r>
      <w:r w:rsidR="0072131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their concentrations </w:t>
      </w:r>
      <w:r w:rsidR="008E2162">
        <w:rPr>
          <w:rFonts w:ascii="Times New Roman" w:eastAsia="Times New Roman" w:hAnsi="Times New Roman" w:cs="Times New Roman"/>
          <w:sz w:val="24"/>
          <w:szCs w:val="24"/>
        </w:rPr>
        <w:t xml:space="preserve">within the water column </w:t>
      </w:r>
      <w:r w:rsidRPr="00DA6B50">
        <w:rPr>
          <w:rFonts w:ascii="Times New Roman" w:eastAsia="Times New Roman" w:hAnsi="Times New Roman" w:cs="Times New Roman"/>
          <w:sz w:val="24"/>
          <w:szCs w:val="24"/>
        </w:rPr>
        <w:t>tend</w:t>
      </w:r>
      <w:r>
        <w:rPr>
          <w:rFonts w:ascii="Times New Roman" w:eastAsia="Times New Roman" w:hAnsi="Times New Roman" w:cs="Times New Roman"/>
          <w:sz w:val="24"/>
          <w:szCs w:val="24"/>
        </w:rPr>
        <w:t xml:space="preserve"> to be directly proportionate to increasing human population and inversely proportiona</w:t>
      </w:r>
      <w:r w:rsidR="008E2162">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with distance from population centers </w:t>
      </w:r>
      <w:r w:rsidR="00E02F32">
        <w:rPr>
          <w:rFonts w:ascii="Times New Roman" w:eastAsia="Times New Roman" w:hAnsi="Times New Roman" w:cs="Times New Roman"/>
          <w:sz w:val="24"/>
          <w:szCs w:val="24"/>
        </w:rPr>
        <w:fldChar w:fldCharType="begin"/>
      </w:r>
      <w:r w:rsidR="00E02F32">
        <w:rPr>
          <w:rFonts w:ascii="Times New Roman" w:eastAsia="Times New Roman" w:hAnsi="Times New Roman" w:cs="Times New Roman"/>
          <w:sz w:val="24"/>
          <w:szCs w:val="24"/>
        </w:rPr>
        <w:instrText xml:space="preserve"> ADDIN ZOTERO_ITEM CSL_CITATION {"citationID":"BX1bEICU","properties":{"formattedCitation":"(Meyer et al.; Bendz et al. 2005)","plainCitation":"(Meyer et al.; Bendz et al. 2005)","noteIndex":0},"citationItems":[{"id":4114,"uris":["http://zotero.org/users/2645460/items/5MKK494P"],"uri":["http://zotero.org/users/2645460/items/5MKK494P"],"itemData":{"id":4114,"type":"article-journal","title":"Effects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E02F32">
        <w:rPr>
          <w:rFonts w:ascii="Times New Roman" w:eastAsia="Times New Roman" w:hAnsi="Times New Roman" w:cs="Times New Roman"/>
          <w:sz w:val="24"/>
          <w:szCs w:val="24"/>
        </w:rPr>
        <w:fldChar w:fldCharType="separate"/>
      </w:r>
      <w:r w:rsidR="00E02F32" w:rsidRPr="00E02F32">
        <w:rPr>
          <w:rFonts w:ascii="Times New Roman" w:hAnsi="Times New Roman" w:cs="Times New Roman"/>
          <w:sz w:val="24"/>
        </w:rPr>
        <w:t>(Meyer et al.; Bendz et al. 2005)</w:t>
      </w:r>
      <w:r w:rsidR="00E02F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A6443">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icrobial and bacterial biomarkers, such as branched- and odd-chain fatty acids, </w:t>
      </w:r>
      <w:r w:rsidR="000A6443">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can be useful for defining </w:t>
      </w:r>
      <w:r w:rsidR="004D6200">
        <w:rPr>
          <w:rFonts w:ascii="Times New Roman" w:eastAsia="Times New Roman" w:hAnsi="Times New Roman" w:cs="Times New Roman"/>
          <w:sz w:val="24"/>
          <w:szCs w:val="24"/>
        </w:rPr>
        <w:t xml:space="preserve">areas and </w:t>
      </w:r>
      <w:r w:rsidR="000A6443">
        <w:rPr>
          <w:rFonts w:ascii="Times New Roman" w:eastAsia="Times New Roman" w:hAnsi="Times New Roman" w:cs="Times New Roman"/>
          <w:sz w:val="24"/>
          <w:szCs w:val="24"/>
        </w:rPr>
        <w:t xml:space="preserve">times </w:t>
      </w:r>
      <w:r w:rsidR="004D6200">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sewage loading</w:t>
      </w:r>
      <w:r w:rsidR="00E02F32">
        <w:rPr>
          <w:rFonts w:ascii="Times New Roman" w:eastAsia="Times New Roman" w:hAnsi="Times New Roman" w:cs="Times New Roman"/>
          <w:sz w:val="24"/>
          <w:szCs w:val="24"/>
        </w:rPr>
        <w:t xml:space="preserve"> </w:t>
      </w:r>
      <w:r w:rsidR="00E02F32">
        <w:rPr>
          <w:rFonts w:ascii="Times New Roman" w:eastAsia="Times New Roman" w:hAnsi="Times New Roman" w:cs="Times New Roman"/>
          <w:sz w:val="24"/>
          <w:szCs w:val="24"/>
        </w:rPr>
        <w:fldChar w:fldCharType="begin"/>
      </w:r>
      <w:r w:rsidR="00E02F32">
        <w:rPr>
          <w:rFonts w:ascii="Times New Roman" w:eastAsia="Times New Roman" w:hAnsi="Times New Roman" w:cs="Times New Roman"/>
          <w:sz w:val="24"/>
          <w:szCs w:val="24"/>
        </w:rPr>
        <w:instrText xml:space="preserve"> ADDIN ZOTERO_ITEM CSL_CITATION {"citationID":"vDiAJlZL","properties":{"formattedCitation":"(Seguel et al. 2001)","plainCitation":"(Seguel et al. 2001)","noteIndex":0},"citationItems":[{"id":4601,"uris":["http://zotero.org/users/2645460/items/APX6PKPX"],"uri":["http://zotero.org/users/2645460/items/APX6PKPX"],"itemData":{"id":4601,"type":"article-journal","container-title":"Water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M."},{"family":"Salgado","given":"Claudia"},{"family":"Toledo","given":"Mauricio"}],"issued":{"date-parts":[["2001",12]]}}}],"schema":"https://github.com/citation-style-language/schema/raw/master/csl-citation.json"} </w:instrText>
      </w:r>
      <w:r w:rsidR="00E02F32">
        <w:rPr>
          <w:rFonts w:ascii="Times New Roman" w:eastAsia="Times New Roman" w:hAnsi="Times New Roman" w:cs="Times New Roman"/>
          <w:sz w:val="24"/>
          <w:szCs w:val="24"/>
        </w:rPr>
        <w:fldChar w:fldCharType="separate"/>
      </w:r>
      <w:r w:rsidR="00E02F32" w:rsidRPr="00E02F32">
        <w:rPr>
          <w:rFonts w:ascii="Times New Roman" w:hAnsi="Times New Roman" w:cs="Times New Roman"/>
          <w:sz w:val="24"/>
        </w:rPr>
        <w:t>(Seguel et al. 2001)</w:t>
      </w:r>
      <w:r w:rsidR="00E02F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In contrast to PPCPs,</w:t>
      </w:r>
      <w:r w:rsidR="0037784A">
        <w:rPr>
          <w:rFonts w:ascii="Times New Roman" w:eastAsia="Times New Roman" w:hAnsi="Times New Roman" w:cs="Times New Roman"/>
          <w:sz w:val="24"/>
          <w:szCs w:val="24"/>
        </w:rPr>
        <w:t xml:space="preserve"> bacteria-associated fatty acids can be less specific sewage indicators, as bacteria </w:t>
      </w:r>
      <w:r w:rsidR="0067224E">
        <w:rPr>
          <w:rFonts w:ascii="Times New Roman" w:eastAsia="Times New Roman" w:hAnsi="Times New Roman" w:cs="Times New Roman"/>
          <w:sz w:val="24"/>
          <w:szCs w:val="24"/>
        </w:rPr>
        <w:t>can</w:t>
      </w:r>
      <w:r w:rsidR="0037784A">
        <w:rPr>
          <w:rFonts w:ascii="Times New Roman" w:eastAsia="Times New Roman" w:hAnsi="Times New Roman" w:cs="Times New Roman"/>
          <w:sz w:val="24"/>
          <w:szCs w:val="24"/>
        </w:rPr>
        <w:t xml:space="preserve"> also originate from </w:t>
      </w:r>
      <w:r w:rsidR="0067224E">
        <w:rPr>
          <w:rFonts w:ascii="Times New Roman" w:eastAsia="Times New Roman" w:hAnsi="Times New Roman" w:cs="Times New Roman"/>
          <w:sz w:val="24"/>
          <w:szCs w:val="24"/>
        </w:rPr>
        <w:t xml:space="preserve">numerous </w:t>
      </w:r>
      <w:r w:rsidR="0037784A">
        <w:rPr>
          <w:rFonts w:ascii="Times New Roman" w:eastAsia="Times New Roman" w:hAnsi="Times New Roman" w:cs="Times New Roman"/>
          <w:sz w:val="24"/>
          <w:szCs w:val="24"/>
        </w:rPr>
        <w:t xml:space="preserve">non-sewage sources. </w:t>
      </w:r>
      <w:r w:rsidR="008D7FDD">
        <w:rPr>
          <w:rFonts w:ascii="Times New Roman" w:eastAsia="Times New Roman" w:hAnsi="Times New Roman" w:cs="Times New Roman"/>
          <w:sz w:val="24"/>
          <w:szCs w:val="24"/>
        </w:rPr>
        <w:t>Thus</w:t>
      </w:r>
      <w:r w:rsidR="00E655D6">
        <w:rPr>
          <w:rFonts w:ascii="Times New Roman" w:eastAsia="Times New Roman" w:hAnsi="Times New Roman" w:cs="Times New Roman"/>
          <w:sz w:val="24"/>
          <w:szCs w:val="24"/>
        </w:rPr>
        <w:t>,</w:t>
      </w:r>
      <w:r w:rsidR="0037784A">
        <w:rPr>
          <w:rFonts w:ascii="Times New Roman" w:eastAsia="Times New Roman" w:hAnsi="Times New Roman" w:cs="Times New Roman"/>
          <w:sz w:val="24"/>
          <w:szCs w:val="24"/>
        </w:rPr>
        <w:t xml:space="preserve"> tracking </w:t>
      </w:r>
      <w:r w:rsidR="000D4B60">
        <w:rPr>
          <w:rFonts w:ascii="Times New Roman" w:eastAsia="Times New Roman" w:hAnsi="Times New Roman" w:cs="Times New Roman"/>
          <w:sz w:val="24"/>
          <w:szCs w:val="24"/>
        </w:rPr>
        <w:t xml:space="preserve">the </w:t>
      </w:r>
      <w:r w:rsidR="0037784A">
        <w:rPr>
          <w:rFonts w:ascii="Times New Roman" w:eastAsia="Times New Roman" w:hAnsi="Times New Roman" w:cs="Times New Roman"/>
          <w:sz w:val="24"/>
          <w:szCs w:val="24"/>
        </w:rPr>
        <w:t xml:space="preserve">changes in relative bacterial abundance </w:t>
      </w:r>
      <w:r w:rsidR="00E655D6">
        <w:rPr>
          <w:rFonts w:ascii="Times New Roman" w:eastAsia="Times New Roman" w:hAnsi="Times New Roman" w:cs="Times New Roman"/>
          <w:sz w:val="24"/>
          <w:szCs w:val="24"/>
        </w:rPr>
        <w:t xml:space="preserve">with </w:t>
      </w:r>
      <w:r w:rsidR="000D4B60">
        <w:rPr>
          <w:rFonts w:ascii="Times New Roman" w:eastAsia="Times New Roman" w:hAnsi="Times New Roman" w:cs="Times New Roman"/>
          <w:sz w:val="24"/>
          <w:szCs w:val="24"/>
        </w:rPr>
        <w:t xml:space="preserve">bacterial biomarkers </w:t>
      </w:r>
      <w:r w:rsidR="006439BA">
        <w:rPr>
          <w:rFonts w:ascii="Times New Roman" w:eastAsia="Times New Roman" w:hAnsi="Times New Roman" w:cs="Times New Roman"/>
          <w:sz w:val="24"/>
          <w:szCs w:val="24"/>
        </w:rPr>
        <w:t xml:space="preserve">can be a </w:t>
      </w:r>
      <w:r w:rsidR="000F45FC">
        <w:rPr>
          <w:rFonts w:ascii="Times New Roman" w:eastAsia="Times New Roman" w:hAnsi="Times New Roman" w:cs="Times New Roman"/>
          <w:sz w:val="24"/>
          <w:szCs w:val="24"/>
        </w:rPr>
        <w:t xml:space="preserve">more </w:t>
      </w:r>
      <w:r w:rsidR="006439BA">
        <w:rPr>
          <w:rFonts w:ascii="Times New Roman" w:eastAsia="Times New Roman" w:hAnsi="Times New Roman" w:cs="Times New Roman"/>
          <w:sz w:val="24"/>
          <w:szCs w:val="24"/>
        </w:rPr>
        <w:t xml:space="preserve">reliable </w:t>
      </w:r>
      <w:r w:rsidR="0037784A">
        <w:rPr>
          <w:rFonts w:ascii="Times New Roman" w:eastAsia="Times New Roman" w:hAnsi="Times New Roman" w:cs="Times New Roman"/>
          <w:sz w:val="24"/>
          <w:szCs w:val="24"/>
        </w:rPr>
        <w:t xml:space="preserve">indicator of spatial </w:t>
      </w:r>
      <w:r w:rsidR="00902EC7">
        <w:rPr>
          <w:rFonts w:ascii="Times New Roman" w:eastAsia="Times New Roman" w:hAnsi="Times New Roman" w:cs="Times New Roman"/>
          <w:sz w:val="24"/>
          <w:szCs w:val="24"/>
        </w:rPr>
        <w:t xml:space="preserve">and temporal </w:t>
      </w:r>
      <w:r w:rsidR="0037784A">
        <w:rPr>
          <w:rFonts w:ascii="Times New Roman" w:eastAsia="Times New Roman" w:hAnsi="Times New Roman" w:cs="Times New Roman"/>
          <w:sz w:val="24"/>
          <w:szCs w:val="24"/>
        </w:rPr>
        <w:t>patterns in sewage loading</w:t>
      </w:r>
      <w:r w:rsidR="004D6200">
        <w:rPr>
          <w:rFonts w:ascii="Times New Roman" w:eastAsia="Times New Roman" w:hAnsi="Times New Roman" w:cs="Times New Roman"/>
          <w:sz w:val="24"/>
          <w:szCs w:val="24"/>
        </w:rPr>
        <w:t xml:space="preserve"> </w:t>
      </w:r>
      <w:r w:rsidR="006439BA">
        <w:rPr>
          <w:rFonts w:ascii="Times New Roman" w:eastAsia="Times New Roman" w:hAnsi="Times New Roman" w:cs="Times New Roman"/>
          <w:sz w:val="24"/>
          <w:szCs w:val="24"/>
        </w:rPr>
        <w:t xml:space="preserve">for both </w:t>
      </w:r>
      <w:r w:rsidR="00E32AB2">
        <w:rPr>
          <w:rFonts w:ascii="Times New Roman" w:eastAsia="Times New Roman" w:hAnsi="Times New Roman" w:cs="Times New Roman"/>
          <w:sz w:val="24"/>
          <w:szCs w:val="24"/>
        </w:rPr>
        <w:t xml:space="preserve">freshwater </w:t>
      </w:r>
      <w:r w:rsidR="004D6200">
        <w:rPr>
          <w:rFonts w:ascii="Times New Roman" w:eastAsia="Times New Roman" w:hAnsi="Times New Roman" w:cs="Times New Roman"/>
          <w:sz w:val="24"/>
          <w:szCs w:val="24"/>
        </w:rPr>
        <w:fldChar w:fldCharType="begin"/>
      </w:r>
      <w:r w:rsidR="00E32AB2">
        <w:rPr>
          <w:rFonts w:ascii="Times New Roman" w:eastAsia="Times New Roman" w:hAnsi="Times New Roman" w:cs="Times New Roman"/>
          <w:sz w:val="24"/>
          <w:szCs w:val="24"/>
        </w:rPr>
        <w:instrText xml:space="preserve"> ADDIN ZOTERO_ITEM CSL_CITATION {"citationID":"YCPqQtPZ","properties":{"formattedCitation":"(Templar et al. 2016; Booncharoen et al. 2018)","plainCitation":"(Templar et al. 2016; Booncharoen et al. 2018)","noteIndex":0},"citationItems":[{"id":4714,"uris":["http://zotero.org/users/2645460/items/XUHVHEN7"],"uri":["http://zotero.org/users/2645460/items/XUHVHEN7"],"itemData":{"id":4714,"type":"article-journal","abstract":"Sewage contamination of urban waterways from sewer overﬂows and failing infrastructure is a major environmental and public health concern. Fecal coliforms (FC) are commonly employed as fecal indicator bacteria, but do not distinguish between human and non-human sources of fecal contamination. Human Bacteroides and human Lachnospiraceae, two genetic markers for human-associated indicator bacteria, were used to identify sewage signals in two urban rivers and the estuary that drains to Lake Michigan. Grab samples were collected from the rivers throughout 2012 and 2013 and hourly samples were collected in the estuary across the hydrograph during summer 2013. Human Bacteroides and human Lachnospiraceae were highly correlated with each other in river samples (Pearson’s r ¼ 0.86), with average concentrations at most sites elevated during wet weather. These human indicators were found during baseﬂow, indicating that sewage contamination is chronic in these waterways. FC are used for determining total maximum daily loads (TMDLs) in management plans; however, FC concentrations alone failed to prioritize river reaches with potential health risks. While 84% of samples with &gt;1000 CFU/ 100 ml FC had sewage contamination, 52% of samples with moderate (200e1000 CFU/100 ml) and 46% of samples with low (&lt;200 CFU/100 ml) FC levels also had evidence of human sewage. Load calculations in the in the Milwaukee estuary revealed storm-driven sewage contamination varied greatly among events and was highest during an event with a short duration of intense rain. This work demonstrates urban areas have unrecognized sewage inputs that may not be adequately prioritized for remediation by the TMDL process. Further analysis using these approaches could determine relationships between land use, storm characteristics, and other factors that drive sewage contamination in urban waterways.","container-title":"Water Research","DOI":"10.1016/j.watres.2016.05.056","ISSN":"00431354","journalAbbreviation":"Water Research","language":"en","page":"556-567","source":"DOI.org (Crossref)","title":"Quantification of human-associated fecal indicators reveal sewage from urban watersheds as a source of pollution to Lake Michigan","volume":"100","author":[{"family":"Templar","given":"Hayley A."},{"family":"Dila","given":"Deborah K."},{"family":"Bootsma","given":"Melinda J."},{"family":"Corsi","given":"Steven R."},{"family":"McLellan","given":"Sandra L."}],"issued":{"date-parts":[["2016",9]]}}},{"id":4708,"uris":["http://zotero.org/users/2645460/items/XTYYL7IK"],"uri":["http://zotero.org/users/2645460/items/XTYYL7IK"],"itemData":{"id":4708,"type":"article-journal","abstract":"Enterococcus faecalis bacteria have been recently reported for their ability to host bacteriophages that are specifically from human sewage, suggesting their application to track human fecal contamination in water resources. However, little is known about the survivability of sewage-specific enterococcal bacteriophages in various water matrices under ambient and storage conditions. In this study, bacteriophages that were derived from the Thailand-isolated E. faecalis strains AIM06 and SR14 exhibited morphologies consistent with the Siphoviridae, Podoviridae, and Myoviridae families. Four representative bacteriophages were separately spiked into environmental water samples (n = 7) comprising freshwater and seawater with low- and high-pollution (LF, HF, LS, and HS, respectively) levels, defined according to Thailand Water Quality Standards. All bacteriophages decayed fastest in HS or HF samples at 30 °C, reaching a 5-log10 reduction in 2.2 to 9.8 days, and slowest in LS samples, requiring 8.8 to 23.5 days. The decay rates were 5 to 53 times lower at a storage temperature of 5 °C. HF samples could be stored for as little as 2.5 days to prevent the decay of 50% of the phages. Myoviridae phages decayed faster than Siphoviridae phages and Podoviridae phages in most water matrices at 30 °C. Moreover, the decay rates were 1.8 to 92 times slower in filtered samples, emphasizing a strong role for water constituents, i.e., suspended solids and natural microorganisms, in phage persistence. This study emphasized that differential enterococcal bacteriophage persistence should be considered when planning the monitoring and interpreting of fecal sources by microbial source tracking.","container-title":"Applied Microbiology and Biotechnology","DOI":"10.1007/s00253-018-9079-1","ISSN":"1432-0614","issue":"14","journalAbbreviation":"Appl Microbiol Biotechnol","language":"en","page":"6235-6246","source":"ntserver1.wsulibs.wsu.edu:2330","title":"Comparative persistence of human sewage-specific enterococcal bacteriophages in freshwater and seawater","volume":"102","author":[{"family":"Booncharoen","given":"Namfon"},{"family":"Mongkolsuk","given":"Skorn"},{"family":"Sirikanchana","given":"Kwanrawee"}],"issued":{"date-parts":[["2018",7,1]]}}}],"schema":"https://github.com/citation-style-language/schema/raw/master/csl-citation.json"} </w:instrText>
      </w:r>
      <w:r w:rsidR="004D6200">
        <w:rPr>
          <w:rFonts w:ascii="Times New Roman" w:eastAsia="Times New Roman" w:hAnsi="Times New Roman" w:cs="Times New Roman"/>
          <w:sz w:val="24"/>
          <w:szCs w:val="24"/>
        </w:rPr>
        <w:fldChar w:fldCharType="separate"/>
      </w:r>
      <w:r w:rsidR="00E32AB2" w:rsidRPr="0034143E">
        <w:rPr>
          <w:rFonts w:ascii="Times New Roman" w:hAnsi="Times New Roman" w:cs="Times New Roman"/>
          <w:sz w:val="24"/>
        </w:rPr>
        <w:t>(Templar et al. 2016; Booncharoen et al. 2018)</w:t>
      </w:r>
      <w:r w:rsidR="004D6200">
        <w:rPr>
          <w:rFonts w:ascii="Times New Roman" w:eastAsia="Times New Roman" w:hAnsi="Times New Roman" w:cs="Times New Roman"/>
          <w:sz w:val="24"/>
          <w:szCs w:val="24"/>
        </w:rPr>
        <w:fldChar w:fldCharType="end"/>
      </w:r>
      <w:r w:rsidR="00E32AB2">
        <w:rPr>
          <w:rFonts w:ascii="Times New Roman" w:eastAsia="Times New Roman" w:hAnsi="Times New Roman" w:cs="Times New Roman"/>
          <w:sz w:val="24"/>
          <w:szCs w:val="24"/>
        </w:rPr>
        <w:t xml:space="preserve"> and marine systems </w:t>
      </w:r>
      <w:r w:rsidR="00E32AB2">
        <w:rPr>
          <w:rFonts w:ascii="Times New Roman" w:eastAsia="Times New Roman" w:hAnsi="Times New Roman" w:cs="Times New Roman"/>
          <w:sz w:val="24"/>
          <w:szCs w:val="24"/>
        </w:rPr>
        <w:fldChar w:fldCharType="begin"/>
      </w:r>
      <w:r w:rsidR="00E32AB2">
        <w:rPr>
          <w:rFonts w:ascii="Times New Roman" w:eastAsia="Times New Roman" w:hAnsi="Times New Roman" w:cs="Times New Roman"/>
          <w:sz w:val="24"/>
          <w:szCs w:val="24"/>
        </w:rPr>
        <w:instrText xml:space="preserve"> ADDIN ZOTERO_ITEM CSL_CITATION {"citationID":"WmZAOBr4","properties":{"formattedCitation":"(Abaya et al. 2018; Booncharoen et al. 2018)","plainCitation":"(Abaya et al. 2018; Booncharoen et al. 2018)","noteIndex":0},"citationItems":[{"id":4718,"uris":["http://zotero.org/users/2645460/items/FXSIKNGZ"],"uri":["http://zotero.org/users/2645460/items/FXSIKNGZ"],"itemData":{"id":4718,"type":"article-journal","abstract":"Sewage pollution is contributing to the global decline of coral reefs. Identifying locations where it is entering waters near reefs is therefore a management priority. Our study documented shoreline sewage pollution hotspots in a coastal community with a fringing coral reef (Puakō, Hawai'i) using dye tracer studies, sewage indicator measurements, and a pollution scoring tool. Sewage reached shoreline waters within 9 h to 3 d. Fecal indicator bacteria concentrations were high and variable, and δ15N macroalgal values were indicative of sewage at many stations. Shoreline nutrient concentrations were two times higher than those in upland groundwater. Pollution hotspots were identiﬁed with a scoring tool using three sewage indicators. It conﬁrmed known locations of sewage pollution from dye tracer studies. Our study highlights the need for a multi-indicator approach and scoring tool to identify sewage pollution hotspots. This approach will be useful for other coastal communities grappling with sewage pollution.","container-title":"Marine Pollution Bulletin","DOI":"10.1016/j.marpolbul.2018.02.005","ISSN":"0025326X","issue":"1","journalAbbreviation":"Marine Pollution Bulletin","language":"en","page":"70-80","source":"DOI.org (Crossref)","title":"A multi-indicator approach for identifying shoreline sewage pollution hotspots adjacent to coral reefs","volume":"129","author":[{"family":"Abaya","given":"Leilani M."},{"family":"Wiegner","given":"Tracy N."},{"family":"Colbert","given":"Steven L."},{"family":"Beets","given":"James P."},{"family":"Carlson","given":"Kaile'a M."},{"family":"Kramer","given":"K. Lindsey"},{"family":"Most","given":"Rebecca"},{"family":"Couch","given":"Courtney S."}],"issued":{"date-parts":[["2018",4]]}}},{"id":4708,"uris":["http://zotero.org/users/2645460/items/XTYYL7IK"],"uri":["http://zotero.org/users/2645460/items/XTYYL7IK"],"itemData":{"id":4708,"type":"article-journal","abstract":"Enterococcus faecalis bacteria have been recently reported for their ability to host bacteriophages that are specifically from human sewage, suggesting their application to track human fecal contamination in water resources. However, little is known about the survivability of sewage-specific enterococcal bacteriophages in various water matrices under ambient and storage conditions. In this study, bacteriophages that were derived from the Thailand-isolated E. faecalis strains AIM06 and SR14 exhibited morphologies consistent with the Siphoviridae, Podoviridae, and Myoviridae families. Four representative bacteriophages were separately spiked into environmental water samples (n = 7) comprising freshwater and seawater with low- and high-pollution (LF, HF, LS, and HS, respectively) levels, defined according to Thailand Water Quality Standards. All bacteriophages decayed fastest in HS or HF samples at 30 °C, reaching a 5-log10 reduction in 2.2 to 9.8 days, and slowest in LS samples, requiring 8.8 to 23.5 days. The decay rates were 5 to 53 times lower at a storage temperature of 5 °C. HF samples could be stored for as little as 2.5 days to prevent the decay of 50% of the phages. Myoviridae phages decayed faster than Siphoviridae phages and Podoviridae phages in most water matrices at 30 °C. Moreover, the decay rates were 1.8 to 92 times slower in filtered samples, emphasizing a strong role for water constituents, i.e., suspended solids and natural microorganisms, in phage persistence. This study emphasized that differential enterococcal bacteriophage persistence should be considered when planning the monitoring and interpreting of fecal sources by microbial source tracking.","container-title":"Applied Microbiology and Biotechnology","DOI":"10.1007/s00253-018-9079-1","ISSN":"1432-0614","issue":"14","journalAbbreviation":"Appl Microbiol Biotechnol","language":"en","page":"6235-6246","source":"ntserver1.wsulibs.wsu.edu:2330","title":"Comparative persistence of human sewage-specific enterococcal bacteriophages in freshwater and seawater","volume":"102","author":[{"family":"Booncharoen","given":"Namfon"},{"family":"Mongkolsuk","given":"Skorn"},{"family":"Sirikanchana","given":"Kwanrawee"}],"issued":{"date-parts":[["2018",7,1]]}}}],"schema":"https://github.com/citation-style-language/schema/raw/master/csl-citation.json"} </w:instrText>
      </w:r>
      <w:r w:rsidR="00E32AB2">
        <w:rPr>
          <w:rFonts w:ascii="Times New Roman" w:eastAsia="Times New Roman" w:hAnsi="Times New Roman" w:cs="Times New Roman"/>
          <w:sz w:val="24"/>
          <w:szCs w:val="24"/>
        </w:rPr>
        <w:fldChar w:fldCharType="separate"/>
      </w:r>
      <w:r w:rsidR="00E32AB2" w:rsidRPr="00E32AB2">
        <w:rPr>
          <w:rFonts w:ascii="Times New Roman" w:hAnsi="Times New Roman" w:cs="Times New Roman"/>
          <w:sz w:val="24"/>
        </w:rPr>
        <w:t>(Abaya et al. 2018; Booncharoen et al. 2018)</w:t>
      </w:r>
      <w:r w:rsidR="00E32AB2">
        <w:rPr>
          <w:rFonts w:ascii="Times New Roman" w:eastAsia="Times New Roman" w:hAnsi="Times New Roman" w:cs="Times New Roman"/>
          <w:sz w:val="24"/>
          <w:szCs w:val="24"/>
        </w:rPr>
        <w:fldChar w:fldCharType="end"/>
      </w:r>
      <w:r w:rsidR="003778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02EC7">
        <w:rPr>
          <w:rFonts w:ascii="Times New Roman" w:eastAsia="Times New Roman" w:hAnsi="Times New Roman" w:cs="Times New Roman"/>
          <w:sz w:val="24"/>
          <w:szCs w:val="24"/>
        </w:rPr>
        <w:t>Together, the combined use of</w:t>
      </w:r>
      <w:r>
        <w:rPr>
          <w:rFonts w:ascii="Times New Roman" w:eastAsia="Times New Roman" w:hAnsi="Times New Roman" w:cs="Times New Roman"/>
          <w:sz w:val="24"/>
          <w:szCs w:val="24"/>
        </w:rPr>
        <w:t xml:space="preserve"> PPCP and bacterial biomarker measurements </w:t>
      </w:r>
      <w:r w:rsidR="00902EC7">
        <w:rPr>
          <w:rFonts w:ascii="Times New Roman" w:eastAsia="Times New Roman" w:hAnsi="Times New Roman" w:cs="Times New Roman"/>
          <w:sz w:val="24"/>
          <w:szCs w:val="24"/>
        </w:rPr>
        <w:t>may provide more robust, multi-proxy information to infer</w:t>
      </w:r>
      <w:r w:rsidR="006722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spatial extent and timing of sewage pollution into an ecosystem.</w:t>
      </w:r>
    </w:p>
    <w:p w14:paraId="5E12C0F5" w14:textId="77777777" w:rsidR="00A7754D" w:rsidRDefault="00A7754D">
      <w:pPr>
        <w:widowControl w:val="0"/>
        <w:spacing w:line="240" w:lineRule="auto"/>
        <w:rPr>
          <w:rFonts w:ascii="Times New Roman" w:eastAsia="Times New Roman" w:hAnsi="Times New Roman" w:cs="Times New Roman"/>
          <w:sz w:val="24"/>
          <w:szCs w:val="24"/>
        </w:rPr>
      </w:pPr>
    </w:p>
    <w:p w14:paraId="10814FB9" w14:textId="7CEB21F2"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wastewater pollution are often first observed among littoral benthic communities, where increased nutrients can </w:t>
      </w:r>
      <w:r w:rsidR="0067224E">
        <w:rPr>
          <w:rFonts w:ascii="Times New Roman" w:eastAsia="Times New Roman" w:hAnsi="Times New Roman" w:cs="Times New Roman"/>
          <w:sz w:val="24"/>
          <w:szCs w:val="24"/>
        </w:rPr>
        <w:t>alter</w:t>
      </w:r>
      <w:r>
        <w:rPr>
          <w:rFonts w:ascii="Times New Roman" w:eastAsia="Times New Roman" w:hAnsi="Times New Roman" w:cs="Times New Roman"/>
          <w:sz w:val="24"/>
          <w:szCs w:val="24"/>
        </w:rPr>
        <w:t xml:space="preserve"> algal community succession </w:t>
      </w:r>
      <w:r w:rsidR="0067224E">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caus</w:t>
      </w:r>
      <w:r w:rsidR="0067224E">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deviations in </w:t>
      </w:r>
      <w:r w:rsidR="008E2162">
        <w:rPr>
          <w:rFonts w:ascii="Times New Roman" w:eastAsia="Times New Roman" w:hAnsi="Times New Roman" w:cs="Times New Roman"/>
          <w:sz w:val="24"/>
          <w:szCs w:val="24"/>
        </w:rPr>
        <w:t xml:space="preserve">community </w:t>
      </w:r>
      <w:r>
        <w:rPr>
          <w:rFonts w:ascii="Times New Roman" w:eastAsia="Times New Roman" w:hAnsi="Times New Roman" w:cs="Times New Roman"/>
          <w:sz w:val="24"/>
          <w:szCs w:val="24"/>
        </w:rPr>
        <w:t>composition and abundance</w:t>
      </w:r>
      <w:r w:rsidR="0067224E">
        <w:rPr>
          <w:rFonts w:ascii="Times New Roman" w:eastAsia="Times New Roman" w:hAnsi="Times New Roman" w:cs="Times New Roman"/>
          <w:sz w:val="24"/>
          <w:szCs w:val="24"/>
        </w:rPr>
        <w:t xml:space="preserve"> </w:t>
      </w:r>
      <w:r w:rsidR="0067224E">
        <w:rPr>
          <w:rFonts w:ascii="Times New Roman" w:eastAsia="Times New Roman" w:hAnsi="Times New Roman" w:cs="Times New Roman"/>
          <w:sz w:val="24"/>
          <w:szCs w:val="24"/>
        </w:rPr>
        <w:fldChar w:fldCharType="begin"/>
      </w:r>
      <w:r w:rsidR="0067224E">
        <w:rPr>
          <w:rFonts w:ascii="Times New Roman" w:eastAsia="Times New Roman" w:hAnsi="Times New Roman" w:cs="Times New Roman"/>
          <w:sz w:val="24"/>
          <w:szCs w:val="24"/>
        </w:rPr>
        <w:instrText xml:space="preserve"> ADDIN ZOTERO_ITEM CSL_CITATION {"citationID":"gXTT334S","properties":{"formattedCitation":"(Meyer et al.; Rosenberger et al. 2008; Hampton et al. 2011; Timoshkin et al. 2016; Bondarenko et al. 2021; Atkins et al. 2021)","plainCitation":"(Meyer et al.; Rosenberger et al. 2008; Hampton et al. 2011; Timoshkin et al. 2016; Bondarenko et al. 2021; Atkins et al. 2021)","noteIndex":0},"citationItems":[{"id":4114,"uris":["http://zotero.org/users/2645460/items/5MKK494P"],"uri":["http://zotero.org/users/2645460/items/5MKK494P"],"itemData":{"id":4114,"type":"article-journal","title":"Effects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A."}],"issued":{"date-parts":[["2016",6]]}}},{"id":4565,"uris":["http://zotero.org/users/2645460/items/2TJVAMXC"],"uri":["http://zotero.org/users/2645460/items/2TJVAMXC"],"itemData":{"id":4565,"type":"article-journal","container-title":"Limnology and Freshwater Biology","DOI":"10.31951/2658-3518-2021-A-1-1101","page":"1101-1110","title":"Dolichospermum lemmermannii (Nostocales) bloom in world’s deepest Lake Baikal (East Siberia): abundance, toxicity and factors influencing growth","volume":"1","author":[{"family":"Bondarenko","given":"N. A."},{"family":"Tomberg","given":"I. V."},{"family":"Shirokaya","given":"A. A."},{"family":"Belykh","given":"O. I."},{"family":"Tikhonova","given":"I. V."},{"family":"Fedorova","given":"G. A."},{"family":"Netsvetaeva","given":"O. G."},{"family":"Eletskaya","given":"E. V."},{"family":"Timoshkin","given":"O. A."}],"issued":{"date-parts":[["2021"]]}}},{"id":4544,"uris":["http://zotero.org/users/2645460/items/5BZGHKBM"],"uri":["http://zotero.org/users/2645460/items/5BZGHKBM"],"itemData":{"id":4544,"type":"article-journal","abstract":"Nuisance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67224E">
        <w:rPr>
          <w:rFonts w:ascii="Times New Roman" w:eastAsia="Times New Roman" w:hAnsi="Times New Roman" w:cs="Times New Roman"/>
          <w:sz w:val="24"/>
          <w:szCs w:val="24"/>
        </w:rPr>
        <w:fldChar w:fldCharType="separate"/>
      </w:r>
      <w:r w:rsidR="0067224E" w:rsidRPr="0067224E">
        <w:rPr>
          <w:rFonts w:ascii="Times New Roman" w:hAnsi="Times New Roman" w:cs="Times New Roman"/>
          <w:sz w:val="24"/>
        </w:rPr>
        <w:t>(Meyer et al.; Rosenberger et al. 2008; Hampton et al. 2011; Timoshkin et al. 2016; Bondarenko et al. 2021; Atkins et al. 2021)</w:t>
      </w:r>
      <w:r w:rsidR="0067224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7472E6">
        <w:rPr>
          <w:rFonts w:ascii="Times New Roman" w:eastAsia="Times New Roman" w:hAnsi="Times New Roman" w:cs="Times New Roman"/>
          <w:sz w:val="24"/>
          <w:szCs w:val="24"/>
        </w:rPr>
        <w:t xml:space="preserve">Similar to patterns </w:t>
      </w:r>
      <w:r w:rsidR="00F81F2A">
        <w:rPr>
          <w:rFonts w:ascii="Times New Roman" w:eastAsia="Times New Roman" w:hAnsi="Times New Roman" w:cs="Times New Roman"/>
          <w:sz w:val="24"/>
          <w:szCs w:val="24"/>
        </w:rPr>
        <w:t xml:space="preserve">observed </w:t>
      </w:r>
      <w:r w:rsidR="0037469E">
        <w:rPr>
          <w:rFonts w:ascii="Times New Roman" w:eastAsia="Times New Roman" w:hAnsi="Times New Roman" w:cs="Times New Roman"/>
          <w:sz w:val="24"/>
          <w:szCs w:val="24"/>
        </w:rPr>
        <w:t>with</w:t>
      </w:r>
      <w:r w:rsidR="00F81F2A">
        <w:rPr>
          <w:rFonts w:ascii="Times New Roman" w:eastAsia="Times New Roman" w:hAnsi="Times New Roman" w:cs="Times New Roman"/>
          <w:sz w:val="24"/>
          <w:szCs w:val="24"/>
        </w:rPr>
        <w:t xml:space="preserve"> </w:t>
      </w:r>
      <w:r w:rsidR="00E32AB2">
        <w:rPr>
          <w:rFonts w:ascii="Times New Roman" w:eastAsia="Times New Roman" w:hAnsi="Times New Roman" w:cs="Times New Roman"/>
          <w:sz w:val="24"/>
          <w:szCs w:val="24"/>
        </w:rPr>
        <w:t xml:space="preserve">phytoplankton succession </w:t>
      </w:r>
      <w:r w:rsidR="00F81F2A">
        <w:rPr>
          <w:rFonts w:ascii="Times New Roman" w:eastAsia="Times New Roman" w:hAnsi="Times New Roman" w:cs="Times New Roman"/>
          <w:sz w:val="24"/>
          <w:szCs w:val="24"/>
        </w:rPr>
        <w:fldChar w:fldCharType="begin"/>
      </w:r>
      <w:r w:rsidR="00F81F2A">
        <w:rPr>
          <w:rFonts w:ascii="Times New Roman" w:eastAsia="Times New Roman" w:hAnsi="Times New Roman" w:cs="Times New Roman"/>
          <w:sz w:val="24"/>
          <w:szCs w:val="24"/>
        </w:rPr>
        <w:instrText xml:space="preserve"> ADDIN ZOTERO_ITEM CSL_CITATION {"citationID":"rB0sWWcC","properties":{"formattedCitation":"(Sommer et al. 1986, 2012)","plainCitation":"(Sommer et al. 1986, 2012)","noteIndex":0},"citationItems":[{"id":4605,"uris":["http://zotero.org/users/2645460/items/VNM3AMTP"],"uri":["http://zotero.org/users/2645460/items/VNM3AMTP"],"itemData":{"id":4605,"type":"article-journal","container-title":"Archiv Fur Hydrobiologie","issue":"4","page":"433-471","title":"The PEG-model of seasonal succession of planktonic events in fresh waters","volume":"106","author":[{"family":"Sommer","given":"Ulrich"},{"family":"Maciej Gleiwicz","given":"Z"},{"family":"Lampert","given":"Winfried"},{"family":"Duncan","given":"Annie"}],"issued":{"date-parts":[["1986"]]}}},{"id":350,"uris":["http://zotero.org/users/2645460/items/HBG7MKZS"],"uri":["http://zotero.org/users/2645460/items/HBG7MKZS"],"itemData":{"id":350,"type":"article-journal","container-title":"Annual Review of Ecology, Evolution, and Systematics","DOI":"10.1146/annurev-ecolsys-110411-160251","ISSN":"1543-592X, 1545-2069","issue":"1","language":"en","page":"429-448","source":"CrossRef","title":"Beyond the Plankton Ecology Group (PEG) Model: Mechanisms Driving Plankton Succession","title-short":"Beyond the Plankton Ecology Group (PEG) Model","volume":"43","author":[{"family":"Sommer","given":"Ulrich"},{"family":"Adrian","given":"Rita"},{"family":"De Senerpont Domis","given":"Lisette"},{"family":"Elser","given":"James J."},{"family":"Gaedke","given":"Ursula"},{"family":"Ibelings","given":"Bas"},{"family":"Jeppesen","given":"Erik"},{"family":"Lürling","given":"Miquel"},{"family":"Molinero","given":"Juan Carlos"},{"family":"Mooij","given":"Wolf M."},{"family":"Donk","given":"Ellen","non-dropping-particle":"van"},{"family":"Winder","given":"Monika"}],"issued":{"date-parts":[["2012",12]]}}}],"schema":"https://github.com/citation-style-language/schema/raw/master/csl-citation.json"} </w:instrText>
      </w:r>
      <w:r w:rsidR="00F81F2A">
        <w:rPr>
          <w:rFonts w:ascii="Times New Roman" w:eastAsia="Times New Roman" w:hAnsi="Times New Roman" w:cs="Times New Roman"/>
          <w:sz w:val="24"/>
          <w:szCs w:val="24"/>
        </w:rPr>
        <w:fldChar w:fldCharType="separate"/>
      </w:r>
      <w:r w:rsidR="00F81F2A" w:rsidRPr="0067224E">
        <w:rPr>
          <w:rFonts w:ascii="Times New Roman" w:hAnsi="Times New Roman" w:cs="Times New Roman"/>
          <w:sz w:val="24"/>
        </w:rPr>
        <w:t>(Sommer et al. 1986, 2012)</w:t>
      </w:r>
      <w:r w:rsidR="00F81F2A">
        <w:rPr>
          <w:rFonts w:ascii="Times New Roman" w:eastAsia="Times New Roman" w:hAnsi="Times New Roman" w:cs="Times New Roman"/>
          <w:sz w:val="24"/>
          <w:szCs w:val="24"/>
        </w:rPr>
        <w:fldChar w:fldCharType="end"/>
      </w:r>
      <w:r w:rsidR="00F81F2A">
        <w:rPr>
          <w:rFonts w:ascii="Times New Roman" w:eastAsia="Times New Roman" w:hAnsi="Times New Roman" w:cs="Times New Roman"/>
          <w:sz w:val="24"/>
          <w:szCs w:val="24"/>
        </w:rPr>
        <w:t xml:space="preserve">, benthic communities likewise tend to </w:t>
      </w:r>
      <w:r>
        <w:rPr>
          <w:rFonts w:ascii="Times New Roman" w:eastAsia="Times New Roman" w:hAnsi="Times New Roman" w:cs="Times New Roman"/>
          <w:sz w:val="24"/>
          <w:szCs w:val="24"/>
        </w:rPr>
        <w:t xml:space="preserve">increase </w:t>
      </w:r>
      <w:r w:rsidR="00F81F2A">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chlorophyte abundance over the course of </w:t>
      </w:r>
      <w:r w:rsidR="00E32AB2">
        <w:rPr>
          <w:rFonts w:ascii="Times New Roman" w:eastAsia="Times New Roman" w:hAnsi="Times New Roman" w:cs="Times New Roman"/>
          <w:sz w:val="24"/>
          <w:szCs w:val="24"/>
        </w:rPr>
        <w:t>a growing season</w:t>
      </w:r>
      <w:r>
        <w:rPr>
          <w:rFonts w:ascii="Times New Roman" w:eastAsia="Times New Roman" w:hAnsi="Times New Roman" w:cs="Times New Roman"/>
          <w:sz w:val="24"/>
          <w:szCs w:val="24"/>
        </w:rPr>
        <w:t xml:space="preserve"> and then eventually decrease </w:t>
      </w:r>
      <w:r w:rsidR="00F81F2A">
        <w:rPr>
          <w:rFonts w:ascii="Times New Roman" w:eastAsia="Times New Roman" w:hAnsi="Times New Roman" w:cs="Times New Roman"/>
          <w:sz w:val="24"/>
          <w:szCs w:val="24"/>
        </w:rPr>
        <w:t xml:space="preserve">in abundance </w:t>
      </w:r>
      <w:r>
        <w:rPr>
          <w:rFonts w:ascii="Times New Roman" w:eastAsia="Times New Roman" w:hAnsi="Times New Roman" w:cs="Times New Roman"/>
          <w:sz w:val="24"/>
          <w:szCs w:val="24"/>
        </w:rPr>
        <w:t>relative to diatoms and cyanobacteria</w:t>
      </w:r>
      <w:r w:rsidR="0067224E">
        <w:rPr>
          <w:rFonts w:ascii="Times New Roman" w:eastAsia="Times New Roman" w:hAnsi="Times New Roman" w:cs="Times New Roman"/>
          <w:sz w:val="24"/>
          <w:szCs w:val="24"/>
        </w:rPr>
        <w:t xml:space="preserve"> </w:t>
      </w:r>
      <w:r w:rsidR="00D64859">
        <w:rPr>
          <w:rFonts w:ascii="Times New Roman" w:eastAsia="Times New Roman" w:hAnsi="Times New Roman" w:cs="Times New Roman"/>
          <w:sz w:val="24"/>
          <w:szCs w:val="24"/>
        </w:rPr>
        <w:fldChar w:fldCharType="begin"/>
      </w:r>
      <w:r w:rsidR="00D64859">
        <w:rPr>
          <w:rFonts w:ascii="Times New Roman" w:eastAsia="Times New Roman" w:hAnsi="Times New Roman" w:cs="Times New Roman"/>
          <w:sz w:val="24"/>
          <w:szCs w:val="24"/>
        </w:rPr>
        <w:instrText xml:space="preserve"> ADDIN ZOTERO_ITEM CSL_CITATION {"citationID":"zWECznaT","properties":{"formattedCitation":"(Hoagland et al. 1982; McCormick and Stevenson 1991; Stevenson et al. 1996; Azim et al. 2005)","plainCitation":"(Hoagland et al. 1982; McCormick and Stevenson 1991; Stevenson et al. 1996; Azim et al. 2005)","noteIndex":0},"citationItems":[{"id":4721,"uris":["http://zotero.org/users/2645460/items/2YWZIQA8"],"uri":["http://zotero.org/users/2645460/items/2YWZIQA8"],"itemData":{"id":4721,"type":"article-journal","abstract":"Examination of the three-dimensional structure of periphyton communities through time indicated that their microsuccession is analogous to higher plant succession. The development of attached diatom communities in two reservoirs was studied using artificial substrates, and the morphology of dominant organisms, patterns of spatial heterogeneity, and community interactions were documented with scanning electron microscopy. Of 93 taxa found, Gomphonema parvulum, G. olivaceum, Navicula graciloides, Nitzschia palea, and N. dissipata were dominant, depending upon season and reservoir. Comparisons of community diversity (SIMI) between reservoirs within seasons ranged from 0.023–0.843 (median = 0.254), indicating that the reservoirs were quite different with respect to diatoms present and their apportionments. Colonization was slow the first 2 wk in spring and fall, and throughout winter, but rapid during summer. Shifts in numerical dominance between certain species occurred in fall, spring, and summer. These inverse correlations of abundances and the functional dominance of overgrowth suggested competition for substrate surface area in the periphyton. The colonization sequence was often predictable—a presumably organic coating and a variety of bacteria, followed by low profile diatoms, and finally an upperstory of long-stalked and large-rosette diatoms and filamentous green algae. Periphyton microsuccession is similar to higher plant succession in the consistent change in vertical community structure from low to high physical stature, in the association of numerical dominance with large stature (via cell size or long mucilaginous stalks), and in the progressive slow-down in the rate of succession. Diatom mucilage also contributed to community structure by binding particulates and entrapping other algae and serving as the mechanism for substrate attachment.","container-title":"American Journal of Botany","DOI":"10.1002/j.1537-2197.1982.tb13249.x","ISSN":"1537-2197","issue":"2","language":"en","page":"188-213","source":"Wiley Online Library","title":"Colonization and Community Structure of Two Periphyton Assemblages, with Emphasis on the Diatoms (bacillariophyceae)","volume":"69","author":[{"family":"Hoagland","given":"Kyle D."},{"family":"Roemer","given":"Stephen C."},{"family":"Rosowski","given":"James R."}],"issued":{"date-parts":[["1982"]]}}},{"id":4625,"uris":["http://zotero.org/users/2645460/items/SPGQEMUG"],"uri":["http://zotero.org/users/2645460/items/SPGQEMUG"],"itemData":{"id":4625,"type":"article-journal","abstract":"Although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D64859">
        <w:rPr>
          <w:rFonts w:ascii="Times New Roman" w:eastAsia="Times New Roman" w:hAnsi="Times New Roman" w:cs="Times New Roman"/>
          <w:sz w:val="24"/>
          <w:szCs w:val="24"/>
        </w:rPr>
        <w:fldChar w:fldCharType="separate"/>
      </w:r>
      <w:r w:rsidR="00D64859" w:rsidRPr="0034143E">
        <w:rPr>
          <w:rFonts w:ascii="Times New Roman" w:hAnsi="Times New Roman" w:cs="Times New Roman"/>
          <w:sz w:val="24"/>
        </w:rPr>
        <w:t xml:space="preserve">(Hoagland et al. 1982; </w:t>
      </w:r>
      <w:r w:rsidR="00D64859" w:rsidRPr="0034143E">
        <w:rPr>
          <w:rFonts w:ascii="Times New Roman" w:hAnsi="Times New Roman" w:cs="Times New Roman"/>
          <w:sz w:val="24"/>
        </w:rPr>
        <w:lastRenderedPageBreak/>
        <w:t>McCormick and Stevenson 1991; Stevenson et al. 1996; Azim et al. 2005)</w:t>
      </w:r>
      <w:r w:rsidR="00D6485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Mechanistically, this transition occurs when </w:t>
      </w:r>
      <w:r w:rsidR="00EE47E0">
        <w:rPr>
          <w:rFonts w:ascii="Times New Roman" w:eastAsia="Times New Roman" w:hAnsi="Times New Roman" w:cs="Times New Roman"/>
          <w:sz w:val="24"/>
          <w:szCs w:val="24"/>
        </w:rPr>
        <w:t>nitrogen and phosphorus</w:t>
      </w:r>
      <w:r>
        <w:rPr>
          <w:rFonts w:ascii="Times New Roman" w:eastAsia="Times New Roman" w:hAnsi="Times New Roman" w:cs="Times New Roman"/>
          <w:sz w:val="24"/>
          <w:szCs w:val="24"/>
        </w:rPr>
        <w:t xml:space="preserve"> become limiting for many taxa. In the case of sustained wastewater inputs, </w:t>
      </w:r>
      <w:r w:rsidR="008B1475">
        <w:rPr>
          <w:rFonts w:ascii="Times New Roman" w:eastAsia="Times New Roman" w:hAnsi="Times New Roman" w:cs="Times New Roman"/>
          <w:sz w:val="24"/>
          <w:szCs w:val="24"/>
        </w:rPr>
        <w:t xml:space="preserve">benthic </w:t>
      </w:r>
      <w:r>
        <w:rPr>
          <w:rFonts w:ascii="Times New Roman" w:eastAsia="Times New Roman" w:hAnsi="Times New Roman" w:cs="Times New Roman"/>
          <w:sz w:val="24"/>
          <w:szCs w:val="24"/>
        </w:rPr>
        <w:t xml:space="preserve">chlorophyte taxa can </w:t>
      </w:r>
      <w:r w:rsidR="00EE47E0">
        <w:rPr>
          <w:rFonts w:ascii="Times New Roman" w:eastAsia="Times New Roman" w:hAnsi="Times New Roman" w:cs="Times New Roman"/>
          <w:sz w:val="24"/>
          <w:szCs w:val="24"/>
        </w:rPr>
        <w:t>establish and remain</w:t>
      </w:r>
      <w:r>
        <w:rPr>
          <w:rFonts w:ascii="Times New Roman" w:eastAsia="Times New Roman" w:hAnsi="Times New Roman" w:cs="Times New Roman"/>
          <w:sz w:val="24"/>
          <w:szCs w:val="24"/>
        </w:rPr>
        <w:t xml:space="preserve"> dominant</w:t>
      </w:r>
      <w:r w:rsidR="00EE47E0">
        <w:rPr>
          <w:rFonts w:ascii="Times New Roman" w:eastAsia="Times New Roman" w:hAnsi="Times New Roman" w:cs="Times New Roman"/>
          <w:sz w:val="24"/>
          <w:szCs w:val="24"/>
        </w:rPr>
        <w:t xml:space="preserve"> within the community </w:t>
      </w:r>
      <w:r w:rsidR="00EE47E0">
        <w:rPr>
          <w:rFonts w:ascii="Times New Roman" w:eastAsia="Times New Roman" w:hAnsi="Times New Roman" w:cs="Times New Roman"/>
          <w:sz w:val="24"/>
          <w:szCs w:val="24"/>
        </w:rPr>
        <w:fldChar w:fldCharType="begin"/>
      </w:r>
      <w:r w:rsidR="00683CF7">
        <w:rPr>
          <w:rFonts w:ascii="Times New Roman" w:eastAsia="Times New Roman" w:hAnsi="Times New Roman" w:cs="Times New Roman"/>
          <w:sz w:val="24"/>
          <w:szCs w:val="24"/>
        </w:rPr>
        <w:instrText xml:space="preserve"> ADDIN ZOTERO_ITEM CSL_CITATION {"citationID":"fBWerGLb","properties":{"formattedCitation":"(Timoshkin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EE47E0">
        <w:rPr>
          <w:rFonts w:ascii="Times New Roman" w:eastAsia="Times New Roman" w:hAnsi="Times New Roman" w:cs="Times New Roman"/>
          <w:sz w:val="24"/>
          <w:szCs w:val="24"/>
        </w:rPr>
        <w:fldChar w:fldCharType="separate"/>
      </w:r>
      <w:r w:rsidR="00683CF7" w:rsidRPr="00683CF7">
        <w:rPr>
          <w:rFonts w:ascii="Times New Roman" w:hAnsi="Times New Roman" w:cs="Times New Roman"/>
          <w:sz w:val="24"/>
        </w:rPr>
        <w:t>(Timoshkin et al. 2016, 2018; Volkova et al. 2018)</w:t>
      </w:r>
      <w:r w:rsidR="00EE47E0">
        <w:rPr>
          <w:rFonts w:ascii="Times New Roman" w:eastAsia="Times New Roman" w:hAnsi="Times New Roman" w:cs="Times New Roman"/>
          <w:sz w:val="24"/>
          <w:szCs w:val="24"/>
        </w:rPr>
        <w:fldChar w:fldCharType="end"/>
      </w:r>
      <w:r w:rsidR="00EE47E0">
        <w:rPr>
          <w:rFonts w:ascii="Times New Roman" w:eastAsia="Times New Roman" w:hAnsi="Times New Roman" w:cs="Times New Roman"/>
          <w:sz w:val="24"/>
          <w:szCs w:val="24"/>
        </w:rPr>
        <w:t xml:space="preserve">, </w:t>
      </w:r>
      <w:r w:rsidR="006A7CD3">
        <w:rPr>
          <w:rFonts w:ascii="Times New Roman" w:eastAsia="Times New Roman" w:hAnsi="Times New Roman" w:cs="Times New Roman"/>
          <w:sz w:val="24"/>
          <w:szCs w:val="24"/>
        </w:rPr>
        <w:t xml:space="preserve">potentially </w:t>
      </w:r>
      <w:r w:rsidR="00EE47E0">
        <w:rPr>
          <w:rFonts w:ascii="Times New Roman" w:eastAsia="Times New Roman" w:hAnsi="Times New Roman" w:cs="Times New Roman"/>
          <w:sz w:val="24"/>
          <w:szCs w:val="24"/>
        </w:rPr>
        <w:t xml:space="preserve">due to increased </w:t>
      </w:r>
      <w:r w:rsidR="0034143E">
        <w:rPr>
          <w:rFonts w:ascii="Times New Roman" w:eastAsia="Times New Roman" w:hAnsi="Times New Roman" w:cs="Times New Roman"/>
          <w:sz w:val="24"/>
          <w:szCs w:val="24"/>
        </w:rPr>
        <w:t xml:space="preserve">chlorophyte </w:t>
      </w:r>
      <w:r w:rsidR="0037469E">
        <w:rPr>
          <w:rFonts w:ascii="Times New Roman" w:eastAsia="Times New Roman" w:hAnsi="Times New Roman" w:cs="Times New Roman"/>
          <w:sz w:val="24"/>
          <w:szCs w:val="24"/>
        </w:rPr>
        <w:t xml:space="preserve">abundance being associated with increased </w:t>
      </w:r>
      <w:r w:rsidR="00683CF7">
        <w:rPr>
          <w:rFonts w:ascii="Times New Roman" w:eastAsia="Times New Roman" w:hAnsi="Times New Roman" w:cs="Times New Roman"/>
          <w:sz w:val="24"/>
          <w:szCs w:val="24"/>
        </w:rPr>
        <w:t xml:space="preserve">nutrient </w:t>
      </w:r>
      <w:r w:rsidR="0037469E">
        <w:rPr>
          <w:rFonts w:ascii="Times New Roman" w:eastAsia="Times New Roman" w:hAnsi="Times New Roman" w:cs="Times New Roman"/>
          <w:sz w:val="24"/>
          <w:szCs w:val="24"/>
        </w:rPr>
        <w:t xml:space="preserve">uptake </w:t>
      </w:r>
      <w:r w:rsidR="00EE47E0">
        <w:rPr>
          <w:rFonts w:ascii="Times New Roman" w:eastAsia="Times New Roman" w:hAnsi="Times New Roman" w:cs="Times New Roman"/>
          <w:sz w:val="24"/>
          <w:szCs w:val="24"/>
        </w:rPr>
        <w:t>efficiency</w:t>
      </w:r>
      <w:r w:rsidR="0034143E">
        <w:rPr>
          <w:rFonts w:ascii="Times New Roman" w:eastAsia="Times New Roman" w:hAnsi="Times New Roman" w:cs="Times New Roman"/>
          <w:sz w:val="24"/>
          <w:szCs w:val="24"/>
        </w:rPr>
        <w:t xml:space="preserve"> </w:t>
      </w:r>
      <w:r w:rsidR="00EE47E0">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{"citationID":"7bFRhEAW","properties":{"formattedCitation":"(Oleksy et al. 2021)","plainCitation":"(Oleksy et al. 2021)","noteIndex":0},"citationItems":[{"id":4327,"uris":["http://zotero.org/groups/2850654/items/N3AS8XDT"],"uri":["http://zotero.org/groups/2850654/items/N3AS8XDT"],"itemData":{"id":4327,"type":"article-journal","abstract":"AbstractIn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EE47E0">
        <w:rPr>
          <w:rFonts w:ascii="Times New Roman" w:eastAsia="Times New Roman" w:hAnsi="Times New Roman" w:cs="Times New Roman"/>
          <w:sz w:val="24"/>
          <w:szCs w:val="24"/>
        </w:rPr>
        <w:fldChar w:fldCharType="separate"/>
      </w:r>
      <w:r w:rsidR="006A7CD3" w:rsidRPr="0037469E">
        <w:rPr>
          <w:rFonts w:ascii="Times New Roman" w:hAnsi="Times New Roman" w:cs="Times New Roman"/>
          <w:sz w:val="24"/>
        </w:rPr>
        <w:t>(Oleksy et al. 2021)</w:t>
      </w:r>
      <w:r w:rsidR="00EE47E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the case of </w:t>
      </w:r>
      <w:r w:rsidR="00D67C74">
        <w:rPr>
          <w:rFonts w:ascii="Times New Roman" w:eastAsia="Times New Roman" w:hAnsi="Times New Roman" w:cs="Times New Roman"/>
          <w:sz w:val="24"/>
          <w:szCs w:val="24"/>
        </w:rPr>
        <w:t xml:space="preserve">intermittent </w:t>
      </w:r>
      <w:r>
        <w:rPr>
          <w:rFonts w:ascii="Times New Roman" w:eastAsia="Times New Roman" w:hAnsi="Times New Roman" w:cs="Times New Roman"/>
          <w:sz w:val="24"/>
          <w:szCs w:val="24"/>
        </w:rPr>
        <w:t xml:space="preserve">wastewater inputs, chlorophyte taxa </w:t>
      </w:r>
      <w:r w:rsidR="00EE47E0">
        <w:rPr>
          <w:rFonts w:ascii="Times New Roman" w:eastAsia="Times New Roman" w:hAnsi="Times New Roman" w:cs="Times New Roman"/>
          <w:sz w:val="24"/>
          <w:szCs w:val="24"/>
        </w:rPr>
        <w:t>may</w:t>
      </w:r>
      <w:r>
        <w:rPr>
          <w:rFonts w:ascii="Times New Roman" w:eastAsia="Times New Roman" w:hAnsi="Times New Roman" w:cs="Times New Roman"/>
          <w:sz w:val="24"/>
          <w:szCs w:val="24"/>
        </w:rPr>
        <w:t xml:space="preserve"> increase in relative abundance</w:t>
      </w:r>
      <w:r w:rsidR="00EE47E0">
        <w:rPr>
          <w:rFonts w:ascii="Times New Roman" w:eastAsia="Times New Roman" w:hAnsi="Times New Roman" w:cs="Times New Roman"/>
          <w:sz w:val="24"/>
          <w:szCs w:val="24"/>
        </w:rPr>
        <w:t xml:space="preserve"> in response to nutrient inputs</w:t>
      </w:r>
      <w:r>
        <w:rPr>
          <w:rFonts w:ascii="Times New Roman" w:eastAsia="Times New Roman" w:hAnsi="Times New Roman" w:cs="Times New Roman"/>
          <w:sz w:val="24"/>
          <w:szCs w:val="24"/>
        </w:rPr>
        <w:t xml:space="preserve">, but then become displaced </w:t>
      </w:r>
      <w:r w:rsidR="006A7CD3">
        <w:rPr>
          <w:rFonts w:ascii="Times New Roman" w:eastAsia="Times New Roman" w:hAnsi="Times New Roman" w:cs="Times New Roman"/>
          <w:sz w:val="24"/>
          <w:szCs w:val="24"/>
        </w:rPr>
        <w:t xml:space="preserve">as </w:t>
      </w:r>
      <w:r w:rsidR="00683CF7">
        <w:rPr>
          <w:rFonts w:ascii="Times New Roman" w:eastAsia="Times New Roman" w:hAnsi="Times New Roman" w:cs="Times New Roman"/>
          <w:sz w:val="24"/>
          <w:szCs w:val="24"/>
        </w:rPr>
        <w:t xml:space="preserve">nutrients become limiting and </w:t>
      </w:r>
      <w:r w:rsidR="006A7CD3">
        <w:rPr>
          <w:rFonts w:ascii="Times New Roman" w:eastAsia="Times New Roman" w:hAnsi="Times New Roman" w:cs="Times New Roman"/>
          <w:sz w:val="24"/>
          <w:szCs w:val="24"/>
        </w:rPr>
        <w:t xml:space="preserve">taxa compete for </w:t>
      </w:r>
      <w:r w:rsidR="0034143E">
        <w:rPr>
          <w:rFonts w:ascii="Times New Roman" w:eastAsia="Times New Roman" w:hAnsi="Times New Roman" w:cs="Times New Roman"/>
          <w:sz w:val="24"/>
          <w:szCs w:val="24"/>
        </w:rPr>
        <w:t xml:space="preserve">nutrients, </w:t>
      </w:r>
      <w:r w:rsidR="006A7CD3">
        <w:rPr>
          <w:rFonts w:ascii="Times New Roman" w:eastAsia="Times New Roman" w:hAnsi="Times New Roman" w:cs="Times New Roman"/>
          <w:sz w:val="24"/>
          <w:szCs w:val="24"/>
        </w:rPr>
        <w:t>space</w:t>
      </w:r>
      <w:r w:rsidR="0034143E">
        <w:rPr>
          <w:rFonts w:ascii="Times New Roman" w:eastAsia="Times New Roman" w:hAnsi="Times New Roman" w:cs="Times New Roman"/>
          <w:sz w:val="24"/>
          <w:szCs w:val="24"/>
        </w:rPr>
        <w:t>,</w:t>
      </w:r>
      <w:r w:rsidR="006A7CD3">
        <w:rPr>
          <w:rFonts w:ascii="Times New Roman" w:eastAsia="Times New Roman" w:hAnsi="Times New Roman" w:cs="Times New Roman"/>
          <w:sz w:val="24"/>
          <w:szCs w:val="24"/>
        </w:rPr>
        <w:t xml:space="preserve"> </w:t>
      </w:r>
      <w:r w:rsidR="007472E6">
        <w:rPr>
          <w:rFonts w:ascii="Times New Roman" w:eastAsia="Times New Roman" w:hAnsi="Times New Roman" w:cs="Times New Roman"/>
          <w:sz w:val="24"/>
          <w:szCs w:val="24"/>
        </w:rPr>
        <w:t xml:space="preserve">and </w:t>
      </w:r>
      <w:r w:rsidR="006A7CD3">
        <w:rPr>
          <w:rFonts w:ascii="Times New Roman" w:eastAsia="Times New Roman" w:hAnsi="Times New Roman" w:cs="Times New Roman"/>
          <w:sz w:val="24"/>
          <w:szCs w:val="24"/>
        </w:rPr>
        <w:t>light</w:t>
      </w:r>
      <w:r w:rsidR="0034143E">
        <w:rPr>
          <w:rFonts w:ascii="Times New Roman" w:eastAsia="Times New Roman" w:hAnsi="Times New Roman" w:cs="Times New Roman"/>
          <w:sz w:val="24"/>
          <w:szCs w:val="24"/>
        </w:rPr>
        <w:t xml:space="preserve"> </w:t>
      </w:r>
      <w:r w:rsidR="004D6200">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{"citationID":"qKxTXnaO","properties":{"formattedCitation":"(McCormick and Stevenson 1991; Marks and Lowe 1993; Stevenson et al. 1996)","plainCitation":"(McCormick and Stevenson 1991; Marks and Lowe 1993; Stevenson et al. 1996)","noteIndex":0},"citationItems":[{"id":4625,"uris":["http://zotero.org/users/2645460/items/SPGQEMUG"],"uri":["http://zotero.org/users/2645460/items/SPGQEMUG"],"itemData":{"id":4625,"type":"article-journal","abstract":"Although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L"}],"issued":{"date-parts":[["1996",6,3]]}}}],"schema":"https://github.com/citation-style-language/schema/raw/master/csl-citation.json"} </w:instrText>
      </w:r>
      <w:r w:rsidR="004D6200">
        <w:rPr>
          <w:rFonts w:ascii="Times New Roman" w:eastAsia="Times New Roman" w:hAnsi="Times New Roman" w:cs="Times New Roman"/>
          <w:sz w:val="24"/>
          <w:szCs w:val="24"/>
        </w:rPr>
        <w:fldChar w:fldCharType="separate"/>
      </w:r>
      <w:r w:rsidR="006A7CD3" w:rsidRPr="0034143E">
        <w:rPr>
          <w:rFonts w:ascii="Times New Roman" w:hAnsi="Times New Roman" w:cs="Times New Roman"/>
          <w:sz w:val="24"/>
        </w:rPr>
        <w:t>(McCormick and Stevenson 1991; Marks and Lowe 1993; Stevenson et al. 1996)</w:t>
      </w:r>
      <w:r w:rsidR="004D620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These two dichotomous disturbance regimes, therefore, present </w:t>
      </w:r>
      <w:r w:rsidR="00EE47E0">
        <w:rPr>
          <w:rFonts w:ascii="Times New Roman" w:eastAsia="Times New Roman" w:hAnsi="Times New Roman" w:cs="Times New Roman"/>
          <w:sz w:val="24"/>
          <w:szCs w:val="24"/>
        </w:rPr>
        <w:t>two similar yet diverging</w:t>
      </w:r>
      <w:r>
        <w:rPr>
          <w:rFonts w:ascii="Times New Roman" w:eastAsia="Times New Roman" w:hAnsi="Times New Roman" w:cs="Times New Roman"/>
          <w:sz w:val="24"/>
          <w:szCs w:val="24"/>
        </w:rPr>
        <w:t xml:space="preserve"> mechanism</w:t>
      </w:r>
      <w:r w:rsidR="00EE47E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where nutrient addition into aquatic environments can </w:t>
      </w:r>
      <w:r w:rsidR="004D6200">
        <w:rPr>
          <w:rFonts w:ascii="Times New Roman" w:eastAsia="Times New Roman" w:hAnsi="Times New Roman" w:cs="Times New Roman"/>
          <w:sz w:val="24"/>
          <w:szCs w:val="24"/>
        </w:rPr>
        <w:t>alter</w:t>
      </w:r>
      <w:r>
        <w:rPr>
          <w:rFonts w:ascii="Times New Roman" w:eastAsia="Times New Roman" w:hAnsi="Times New Roman" w:cs="Times New Roman"/>
          <w:sz w:val="24"/>
          <w:szCs w:val="24"/>
        </w:rPr>
        <w:t xml:space="preserve"> </w:t>
      </w:r>
      <w:r w:rsidR="004D6200">
        <w:rPr>
          <w:rFonts w:ascii="Times New Roman" w:eastAsia="Times New Roman" w:hAnsi="Times New Roman" w:cs="Times New Roman"/>
          <w:sz w:val="24"/>
          <w:szCs w:val="24"/>
        </w:rPr>
        <w:t xml:space="preserve">anticipated </w:t>
      </w:r>
      <w:r>
        <w:rPr>
          <w:rFonts w:ascii="Times New Roman" w:eastAsia="Times New Roman" w:hAnsi="Times New Roman" w:cs="Times New Roman"/>
          <w:sz w:val="24"/>
          <w:szCs w:val="24"/>
        </w:rPr>
        <w:t xml:space="preserve">periphyton successional patterns. </w:t>
      </w:r>
    </w:p>
    <w:p w14:paraId="4BDC3915" w14:textId="77777777" w:rsidR="00A7754D" w:rsidRDefault="00A7754D">
      <w:pPr>
        <w:widowControl w:val="0"/>
        <w:spacing w:line="240" w:lineRule="auto"/>
        <w:rPr>
          <w:rFonts w:ascii="Times New Roman" w:eastAsia="Times New Roman" w:hAnsi="Times New Roman" w:cs="Times New Roman"/>
          <w:sz w:val="24"/>
          <w:szCs w:val="24"/>
        </w:rPr>
      </w:pPr>
    </w:p>
    <w:p w14:paraId="5A86C267" w14:textId="667D5370" w:rsidR="00A7754D" w:rsidRDefault="00D67C74">
      <w:pPr>
        <w:widowControl w:val="0"/>
        <w:spacing w:line="240" w:lineRule="auto"/>
        <w:rPr>
          <w:rFonts w:ascii="Times New Roman" w:eastAsia="Times New Roman" w:hAnsi="Times New Roman" w:cs="Times New Roman"/>
          <w:sz w:val="24"/>
          <w:szCs w:val="24"/>
        </w:rPr>
      </w:pPr>
      <w:commentRangeStart w:id="1"/>
      <w:r>
        <w:rPr>
          <w:rFonts w:ascii="Times New Roman" w:eastAsia="Times New Roman" w:hAnsi="Times New Roman" w:cs="Times New Roman"/>
          <w:sz w:val="24"/>
          <w:szCs w:val="24"/>
        </w:rPr>
        <w:t xml:space="preserve">By </w:t>
      </w:r>
      <w:commentRangeEnd w:id="1"/>
      <w:r w:rsidR="00E655D6">
        <w:rPr>
          <w:rStyle w:val="CommentReference"/>
        </w:rPr>
        <w:commentReference w:id="1"/>
      </w:r>
      <w:r>
        <w:rPr>
          <w:rFonts w:ascii="Times New Roman" w:eastAsia="Times New Roman" w:hAnsi="Times New Roman" w:cs="Times New Roman"/>
          <w:sz w:val="24"/>
          <w:szCs w:val="24"/>
        </w:rPr>
        <w:t xml:space="preserve">driving </w:t>
      </w:r>
      <w:r w:rsidR="003E389B">
        <w:rPr>
          <w:rFonts w:ascii="Times New Roman" w:eastAsia="Times New Roman" w:hAnsi="Times New Roman" w:cs="Times New Roman"/>
          <w:sz w:val="24"/>
          <w:szCs w:val="24"/>
        </w:rPr>
        <w:t xml:space="preserve">community compositional shifts, nutrients from wastewater can </w:t>
      </w:r>
      <w:r w:rsidR="00683CF7">
        <w:rPr>
          <w:rFonts w:ascii="Times New Roman" w:eastAsia="Times New Roman" w:hAnsi="Times New Roman" w:cs="Times New Roman"/>
          <w:sz w:val="24"/>
          <w:szCs w:val="24"/>
        </w:rPr>
        <w:t xml:space="preserve">also </w:t>
      </w:r>
      <w:r w:rsidR="003E389B">
        <w:rPr>
          <w:rFonts w:ascii="Times New Roman" w:eastAsia="Times New Roman" w:hAnsi="Times New Roman" w:cs="Times New Roman"/>
          <w:sz w:val="24"/>
          <w:szCs w:val="24"/>
        </w:rPr>
        <w:t xml:space="preserve">influence nutritional quality of the periphyton, </w:t>
      </w:r>
      <w:r>
        <w:rPr>
          <w:rFonts w:ascii="Times New Roman" w:eastAsia="Times New Roman" w:hAnsi="Times New Roman" w:cs="Times New Roman"/>
          <w:sz w:val="24"/>
          <w:szCs w:val="24"/>
        </w:rPr>
        <w:t xml:space="preserve">with </w:t>
      </w:r>
      <w:r w:rsidR="003E389B">
        <w:rPr>
          <w:rFonts w:ascii="Times New Roman" w:eastAsia="Times New Roman" w:hAnsi="Times New Roman" w:cs="Times New Roman"/>
          <w:sz w:val="24"/>
          <w:szCs w:val="24"/>
        </w:rPr>
        <w:t xml:space="preserve">consequences for higher trophic levels. </w:t>
      </w:r>
      <w:r w:rsidR="00AC11D7">
        <w:rPr>
          <w:rFonts w:ascii="Times New Roman" w:eastAsia="Times New Roman" w:hAnsi="Times New Roman" w:cs="Times New Roman"/>
          <w:sz w:val="24"/>
          <w:szCs w:val="24"/>
        </w:rPr>
        <w:t>Key elements of algal nutritional quality</w:t>
      </w:r>
      <w:r>
        <w:rPr>
          <w:rFonts w:ascii="Times New Roman" w:eastAsia="Times New Roman" w:hAnsi="Times New Roman" w:cs="Times New Roman"/>
          <w:sz w:val="24"/>
          <w:szCs w:val="24"/>
        </w:rPr>
        <w:t xml:space="preserve"> </w:t>
      </w:r>
      <w:r w:rsidR="00AC11D7">
        <w:rPr>
          <w:rFonts w:ascii="Times New Roman" w:eastAsia="Times New Roman" w:hAnsi="Times New Roman" w:cs="Times New Roman"/>
          <w:sz w:val="24"/>
          <w:szCs w:val="24"/>
        </w:rPr>
        <w:t>include</w:t>
      </w:r>
      <w:r w:rsidR="003E389B">
        <w:rPr>
          <w:rFonts w:ascii="Times New Roman" w:eastAsia="Times New Roman" w:hAnsi="Times New Roman" w:cs="Times New Roman"/>
          <w:sz w:val="24"/>
          <w:szCs w:val="24"/>
        </w:rPr>
        <w:t xml:space="preserve"> fatty acid</w:t>
      </w:r>
      <w:r w:rsidR="00AC11D7">
        <w:rPr>
          <w:rFonts w:ascii="Times New Roman" w:eastAsia="Times New Roman" w:hAnsi="Times New Roman" w:cs="Times New Roman"/>
          <w:sz w:val="24"/>
          <w:szCs w:val="24"/>
        </w:rPr>
        <w:t xml:space="preserve"> composition</w:t>
      </w:r>
      <w:r w:rsidR="003E389B">
        <w:rPr>
          <w:rFonts w:ascii="Times New Roman" w:eastAsia="Times New Roman" w:hAnsi="Times New Roman" w:cs="Times New Roman"/>
          <w:sz w:val="24"/>
          <w:szCs w:val="24"/>
        </w:rPr>
        <w:t xml:space="preserve"> </w:t>
      </w:r>
      <w:r w:rsidR="006A7CD3">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{"citationID":"XC6H0MjU","properties":{"formattedCitation":"(Iverson et al. 2004; Kelly and Scheibling 2012)","plainCitation":"(Iverson et al. 2004; Kelly and Scheibling 2012)","noteIndex":0},"citationItems":[{"id":2647,"uris":["http://zotero.org/users/2645460/items/RW53BJSJ"],"uri":["http://zotero.org/users/2645460/items/RW53BJSJ"],"itemData":{"id":2647,"type":"article-journal","abstract":"Accurate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6A7CD3">
        <w:rPr>
          <w:rFonts w:ascii="Times New Roman" w:eastAsia="Times New Roman" w:hAnsi="Times New Roman" w:cs="Times New Roman"/>
          <w:sz w:val="24"/>
          <w:szCs w:val="24"/>
        </w:rPr>
        <w:fldChar w:fldCharType="separate"/>
      </w:r>
      <w:r w:rsidR="006A7CD3" w:rsidRPr="006A7CD3">
        <w:rPr>
          <w:rFonts w:ascii="Times New Roman" w:hAnsi="Times New Roman" w:cs="Times New Roman"/>
          <w:sz w:val="24"/>
        </w:rPr>
        <w:t>(Iverson et al. 2004; Kelly and Scheibling 2012)</w:t>
      </w:r>
      <w:r w:rsidR="006A7CD3">
        <w:rPr>
          <w:rFonts w:ascii="Times New Roman" w:eastAsia="Times New Roman" w:hAnsi="Times New Roman" w:cs="Times New Roman"/>
          <w:sz w:val="24"/>
          <w:szCs w:val="24"/>
        </w:rPr>
        <w:fldChar w:fldCharType="end"/>
      </w:r>
      <w:r w:rsidR="006A7CD3">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and C:N:P stoichiometric ratios</w:t>
      </w:r>
      <w:r w:rsidR="006A7CD3">
        <w:rPr>
          <w:rFonts w:ascii="Times New Roman" w:eastAsia="Times New Roman" w:hAnsi="Times New Roman" w:cs="Times New Roman"/>
          <w:sz w:val="24"/>
          <w:szCs w:val="24"/>
        </w:rPr>
        <w:t xml:space="preserve"> </w:t>
      </w:r>
      <w:r w:rsidR="006A7CD3">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{"citationID":"ATejQegM","properties":{"formattedCitation":"(Elser et al. 2000)","plainCitation":"(Elser et al. 2000)","noteIndex":0},"citationItems":[{"id":568,"uris":["http://zotero.org/users/2645460/items/665TI5FB"],"uri":["http://zotero.org/users/2645460/items/665TI5FB"],"itemData":{"id":568,"type":"article-journal","container-title":"Ecology Letters","issue":"6","page":"540–550","source":"Google Scholar","title":"Biological stoichiometry from genes to ecosystems","volume":"3","author":[{"family":"Elser","given":"J. J."},{"family":"Sterner","given":"R. W."},{"family":"Gorokhova","given":"E."},{"family":"Fagan","given":"W. F.","non-dropping-particle":"and"},{"family":"Markow","given":"T. A."},{"family":"Cotner","given":"J. B."},{"family":"Harrison","given":"J. F."},{"family":"Hobbie","given":"S. E."},{"family":"Odell","given":"G. M."},{"family":"Weider","given":"L. W."}],"issued":{"date-parts":[["2000"]]}}}],"schema":"https://github.com/citation-style-language/schema/raw/master/csl-citation.json"} </w:instrText>
      </w:r>
      <w:r w:rsidR="006A7CD3">
        <w:rPr>
          <w:rFonts w:ascii="Times New Roman" w:eastAsia="Times New Roman" w:hAnsi="Times New Roman" w:cs="Times New Roman"/>
          <w:sz w:val="24"/>
          <w:szCs w:val="24"/>
        </w:rPr>
        <w:fldChar w:fldCharType="separate"/>
      </w:r>
      <w:r w:rsidR="006A7CD3" w:rsidRPr="006A7CD3">
        <w:rPr>
          <w:rFonts w:ascii="Times New Roman" w:hAnsi="Times New Roman" w:cs="Times New Roman"/>
          <w:sz w:val="24"/>
        </w:rPr>
        <w:t>(Elser et al. 2000)</w:t>
      </w:r>
      <w:r w:rsidR="006A7CD3">
        <w:rPr>
          <w:rFonts w:ascii="Times New Roman" w:eastAsia="Times New Roman" w:hAnsi="Times New Roman" w:cs="Times New Roman"/>
          <w:sz w:val="24"/>
          <w:szCs w:val="24"/>
        </w:rPr>
        <w:fldChar w:fldCharType="end"/>
      </w:r>
      <w:r w:rsidR="00AC11D7">
        <w:rPr>
          <w:rFonts w:ascii="Times New Roman" w:eastAsia="Times New Roman" w:hAnsi="Times New Roman" w:cs="Times New Roman"/>
          <w:sz w:val="24"/>
          <w:szCs w:val="24"/>
        </w:rPr>
        <w:t>, based on fundamental metabolic needs of aquatic grazers</w:t>
      </w:r>
      <w:r w:rsidR="006A7CD3">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 xml:space="preserve">Fatty acids reflect changing nutritional content as a function of altered community composition, where chlorophyte, cyanobacteria, and diatoms each contain </w:t>
      </w:r>
      <w:r w:rsidR="00A07BC4">
        <w:rPr>
          <w:rFonts w:ascii="Times New Roman" w:eastAsia="Times New Roman" w:hAnsi="Times New Roman" w:cs="Times New Roman"/>
          <w:sz w:val="24"/>
          <w:szCs w:val="24"/>
        </w:rPr>
        <w:t>taxon</w:t>
      </w:r>
      <w:r w:rsidR="003E389B">
        <w:rPr>
          <w:rFonts w:ascii="Times New Roman" w:eastAsia="Times New Roman" w:hAnsi="Times New Roman" w:cs="Times New Roman"/>
          <w:sz w:val="24"/>
          <w:szCs w:val="24"/>
        </w:rPr>
        <w:t xml:space="preserve">-specific </w:t>
      </w:r>
      <w:r w:rsidR="00A07BC4">
        <w:rPr>
          <w:rFonts w:ascii="Times New Roman" w:eastAsia="Times New Roman" w:hAnsi="Times New Roman" w:cs="Times New Roman"/>
          <w:sz w:val="24"/>
          <w:szCs w:val="24"/>
        </w:rPr>
        <w:t xml:space="preserve">multivariate fatty acid signatures </w:t>
      </w:r>
      <w:r w:rsidR="00A07BC4">
        <w:rPr>
          <w:rFonts w:ascii="Times New Roman" w:eastAsia="Times New Roman" w:hAnsi="Times New Roman" w:cs="Times New Roman"/>
          <w:sz w:val="24"/>
          <w:szCs w:val="24"/>
        </w:rPr>
        <w:fldChar w:fldCharType="begin"/>
      </w:r>
      <w:r w:rsidR="00A07BC4">
        <w:rPr>
          <w:rFonts w:ascii="Times New Roman" w:eastAsia="Times New Roman" w:hAnsi="Times New Roman" w:cs="Times New Roman"/>
          <w:sz w:val="24"/>
          <w:szCs w:val="24"/>
        </w:rPr>
        <w:instrText xml:space="preserve"> ADDIN ZOTERO_ITEM CSL_CITATION {"citationID":"vBExp1gb","properties":{"formattedCitation":"(Kelly and Scheibling 2012; Taipale et al. 2013; Galloway and Winder 2015)","plainCitation":"(Kelly and Scheibling 2012; Taipale et al. 2013; Galloway and Winder 2015)","noteIndex":0},"citationItems":[{"id":2629,"uris":["http://zotero.org/users/2645460/items/YZ887EMI"],"uri":["http://zotero.org/users/2645460/items/YZ887EMI"],"itemData":{"id":2629,"type":"article-journal","abstract":"Fatty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A07BC4">
        <w:rPr>
          <w:rFonts w:ascii="Times New Roman" w:eastAsia="Times New Roman" w:hAnsi="Times New Roman" w:cs="Times New Roman"/>
          <w:sz w:val="24"/>
          <w:szCs w:val="24"/>
        </w:rPr>
        <w:fldChar w:fldCharType="separate"/>
      </w:r>
      <w:r w:rsidR="00A07BC4" w:rsidRPr="00A07BC4">
        <w:rPr>
          <w:rFonts w:ascii="Times New Roman" w:hAnsi="Times New Roman" w:cs="Times New Roman"/>
          <w:sz w:val="24"/>
        </w:rPr>
        <w:t>(Kelly and Scheibling 2012; Taipale et al. 2013; Galloway and Winder 2015)</w:t>
      </w:r>
      <w:r w:rsidR="00A07BC4">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In particular, the essential fatty acids (EFAs) are where these groups diverge the most, with diatoms being associated with 20:5ω3, chlorophytes being associated with 18:3ω3 and 18:2ω6, and cyanobacteria usually not containing EFAs</w:t>
      </w:r>
      <w:r w:rsidR="00A07BC4">
        <w:rPr>
          <w:rFonts w:ascii="Times New Roman" w:eastAsia="Times New Roman" w:hAnsi="Times New Roman" w:cs="Times New Roman"/>
          <w:sz w:val="24"/>
          <w:szCs w:val="24"/>
        </w:rPr>
        <w:t xml:space="preserve"> </w:t>
      </w:r>
      <w:r w:rsidR="00A07BC4" w:rsidRPr="00A07BC4">
        <w:rPr>
          <w:rFonts w:ascii="Times New Roman" w:eastAsia="Times New Roman" w:hAnsi="Times New Roman" w:cs="Times New Roman"/>
          <w:sz w:val="24"/>
          <w:szCs w:val="24"/>
        </w:rPr>
        <w:t>(Taipale et al. 2013; Galloway and Winder 2015</w:t>
      </w:r>
      <w:r w:rsidR="00DA6B50">
        <w:rPr>
          <w:rFonts w:ascii="Times New Roman" w:eastAsia="Times New Roman" w:hAnsi="Times New Roman" w:cs="Times New Roman"/>
          <w:sz w:val="24"/>
          <w:szCs w:val="24"/>
        </w:rPr>
        <w:t>).</w:t>
      </w:r>
      <w:r w:rsidR="008531EC">
        <w:rPr>
          <w:rFonts w:ascii="Times New Roman" w:eastAsia="Times New Roman" w:hAnsi="Times New Roman" w:cs="Times New Roman"/>
          <w:sz w:val="24"/>
          <w:szCs w:val="24"/>
        </w:rPr>
        <w:t xml:space="preserve"> </w:t>
      </w:r>
      <w:r w:rsidR="00DA6B50">
        <w:rPr>
          <w:rFonts w:ascii="Times New Roman" w:eastAsia="Times New Roman" w:hAnsi="Times New Roman" w:cs="Times New Roman"/>
          <w:sz w:val="24"/>
          <w:szCs w:val="24"/>
        </w:rPr>
        <w:t>Similarly</w:t>
      </w:r>
      <w:r w:rsidR="003E389B">
        <w:rPr>
          <w:rFonts w:ascii="Times New Roman" w:eastAsia="Times New Roman" w:hAnsi="Times New Roman" w:cs="Times New Roman"/>
          <w:sz w:val="24"/>
          <w:szCs w:val="24"/>
        </w:rPr>
        <w:t xml:space="preserve">, stoichiometric C:N:P ratios can also </w:t>
      </w:r>
      <w:r w:rsidR="00644F13">
        <w:rPr>
          <w:rFonts w:ascii="Times New Roman" w:eastAsia="Times New Roman" w:hAnsi="Times New Roman" w:cs="Times New Roman"/>
          <w:sz w:val="24"/>
          <w:szCs w:val="24"/>
        </w:rPr>
        <w:t xml:space="preserve">define </w:t>
      </w:r>
      <w:r w:rsidR="003E389B">
        <w:rPr>
          <w:rFonts w:ascii="Times New Roman" w:eastAsia="Times New Roman" w:hAnsi="Times New Roman" w:cs="Times New Roman"/>
          <w:sz w:val="24"/>
          <w:szCs w:val="24"/>
        </w:rPr>
        <w:t>nutrition</w:t>
      </w:r>
      <w:r w:rsidR="006439BA">
        <w:rPr>
          <w:rFonts w:ascii="Times New Roman" w:eastAsia="Times New Roman" w:hAnsi="Times New Roman" w:cs="Times New Roman"/>
          <w:sz w:val="24"/>
          <w:szCs w:val="24"/>
        </w:rPr>
        <w:t>al content within periphyton for higher trophic level</w:t>
      </w:r>
      <w:r w:rsidR="00603724">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 </w:t>
      </w:r>
      <w:r w:rsidR="00B75E17">
        <w:rPr>
          <w:rFonts w:ascii="Times New Roman" w:eastAsia="Times New Roman" w:hAnsi="Times New Roman" w:cs="Times New Roman"/>
          <w:sz w:val="24"/>
          <w:szCs w:val="24"/>
        </w:rPr>
        <w:fldChar w:fldCharType="begin"/>
      </w:r>
      <w:r w:rsidR="00B75E17">
        <w:rPr>
          <w:rFonts w:ascii="Times New Roman" w:eastAsia="Times New Roman" w:hAnsi="Times New Roman" w:cs="Times New Roman"/>
          <w:sz w:val="24"/>
          <w:szCs w:val="24"/>
        </w:rPr>
        <w:instrText xml:space="preserve"> ADDIN ZOTERO_ITEM CSL_CITATION {"citationID":"Qac1MLyv","properties":{"formattedCitation":"(Kahlert et al. 2002; Fink et al. 2006)","plainCitation":"(Kahlert et al. 2002; Fink et al. 2006)","noteIndex":0},"citationItems":[{"id":4612,"uris":["http://zotero.org/users/2645460/items/6YWIYHWT"],"uri":["http://zotero.org/users/2645460/items/6YWIYHWT"],"itemData":{"id":4612,"type":"article-journal","abstract":"1. The aim of this study was to estimate patchiness in biomass and in the internal nutrient status of benthic algae on hard substrata (epilithon) in Lake Erken, Sweden, over different levels of distance, depth and time. Knowledge of the sources and scale of patchiness should enable more precise estimation of epilithic biomass and nutrient status for the entire lake. We focused on the horizontal scale, about which little is known. 2. We sampled epilithon by SCUBA diving and used a hierarchical sampling design with different horizontal scales (cm, dm, 10 m, km) which were nested in two temporal scales (within and between seasons). We also compared two successive years and three sampling depths (0, 1 and 4 m). Biomass was measured as particulate carbon and chlorophyll a (Chl a) and internal nutrient status as carbon : nitrogen : phosphorus (C : N : P) ratios and as specific alkaline phosphatase activity (APA). 3. Horizontal variation accounted for 60–80 and 7–70% of the total variation in biomass and in nutrient status, respectively, at all depths and during both years. Both small and large scales accounted for significant variation. We also found variation with time and depth. Biomass increased in autumn after a summer minimum, and the within-season variation was very high. The lowest biomass was found at 0 m depth. Both N and P limitation occurred, being higher in 1996 than in 1997 and decreased with depth. 4. As a consequence, any sampling design must address variation with distance, depth and time when estimating biomass or nutrient limitation of benthic algae for an entire lake. Based on this analysis, we calculated an optimal sampling design for detecting change in the epilithic biomass of Lake Erken between different sampling days. It is important to repeat the sampling as often as possible, but also the large scales (10 m and km) and the dm scale should be replicated. Using our calculations as an example, and after a pilot study, an optimal sampling design can be computed for various objectives and for any lake. 5. Short-term impact of the wind, light and nutrient limitation, and grazing, might be important in regulating the biomass and nutrient status of epilithic algae in Lake Erken. Patchiness in the nutrient status of algae was not coupled to the patchiness of biomass, indicating that internal nutrients and biomass were regulated by different factors.","container-title":"Freshwater Biology","DOI":"10.1046/j.1365-2427.2002.00844.x","ISSN":"1365-2427","issue":"7","language":"en","page":"1191-1215","source":"Wiley Online Library","title":"Spatial and temporal variation in the biomass and nutrient status of epilithic algae in Lake Erken, Sweden","volume":"47","author":[{"family":"Kahlert","given":"Maria"},{"family":"Hasselrot","given":"Anders T."},{"family":"Hillebrand","given":"Helmut"},{"family":"Pettersson","given":"Kurt"}],"issued":{"date-parts":[["2002"]]}}},{"id":4606,"uris":["http://zotero.org/users/2645460/items/QVZ9Y72L"],"uri":["http://zotero.org/users/2645460/items/QVZ9Y72L"],"itemData":{"id":4606,"type":"article-journal","container-title":"Archiv für Hydrobiologie","DOI":"10.1127/0003-9136/2006/0165-0145","ISSN":",","language":"en","page":"145-165","source":"www.schweizerbart.de","title":"Stoichiometric mismatch between littoral invertebrates and their periphyton food","author":[{"family":"Fink","given":"Patrick"},{"family":"Peters","given":"Lars"},{"family":"Von Elert","given":"Eric"}],"issued":{"date-parts":[["2006",3,14]]}}}],"schema":"https://github.com/citation-style-language/schema/raw/master/csl-citation.json"} </w:instrText>
      </w:r>
      <w:r w:rsidR="00B75E17">
        <w:rPr>
          <w:rFonts w:ascii="Times New Roman" w:eastAsia="Times New Roman" w:hAnsi="Times New Roman" w:cs="Times New Roman"/>
          <w:sz w:val="24"/>
          <w:szCs w:val="24"/>
        </w:rPr>
        <w:fldChar w:fldCharType="separate"/>
      </w:r>
      <w:r w:rsidR="00B75E17" w:rsidRPr="00A07BC4">
        <w:rPr>
          <w:rFonts w:ascii="Times New Roman" w:hAnsi="Times New Roman" w:cs="Times New Roman"/>
          <w:sz w:val="24"/>
        </w:rPr>
        <w:t>(Kahlert et al. 2002; Fink et al. 2006)</w:t>
      </w:r>
      <w:r w:rsidR="00B75E17">
        <w:rPr>
          <w:rFonts w:ascii="Times New Roman" w:eastAsia="Times New Roman" w:hAnsi="Times New Roman" w:cs="Times New Roman"/>
          <w:sz w:val="24"/>
          <w:szCs w:val="24"/>
        </w:rPr>
        <w:fldChar w:fldCharType="end"/>
      </w:r>
      <w:r w:rsidR="00B75E17">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 xml:space="preserve">where lower C:N:P ratios </w:t>
      </w:r>
      <w:r w:rsidR="00644F13">
        <w:rPr>
          <w:rFonts w:ascii="Times New Roman" w:eastAsia="Times New Roman" w:hAnsi="Times New Roman" w:cs="Times New Roman"/>
          <w:sz w:val="24"/>
          <w:szCs w:val="24"/>
        </w:rPr>
        <w:t>indicate</w:t>
      </w:r>
      <w:r w:rsidR="00714DD3">
        <w:rPr>
          <w:rFonts w:ascii="Times New Roman" w:eastAsia="Times New Roman" w:hAnsi="Times New Roman" w:cs="Times New Roman"/>
          <w:sz w:val="24"/>
          <w:szCs w:val="24"/>
        </w:rPr>
        <w:t xml:space="preserve"> increased </w:t>
      </w:r>
      <w:r w:rsidR="00CE161E">
        <w:rPr>
          <w:rFonts w:ascii="Times New Roman" w:eastAsia="Times New Roman" w:hAnsi="Times New Roman" w:cs="Times New Roman"/>
          <w:sz w:val="24"/>
          <w:szCs w:val="24"/>
        </w:rPr>
        <w:t xml:space="preserve">nutrition via increased </w:t>
      </w:r>
      <w:r w:rsidR="00714DD3">
        <w:rPr>
          <w:rFonts w:ascii="Times New Roman" w:eastAsia="Times New Roman" w:hAnsi="Times New Roman" w:cs="Times New Roman"/>
          <w:sz w:val="24"/>
          <w:szCs w:val="24"/>
        </w:rPr>
        <w:t xml:space="preserve">nitrogen and phosphorus </w:t>
      </w:r>
      <w:r w:rsidR="007472E6">
        <w:rPr>
          <w:rFonts w:ascii="Times New Roman" w:eastAsia="Times New Roman" w:hAnsi="Times New Roman" w:cs="Times New Roman"/>
          <w:sz w:val="24"/>
          <w:szCs w:val="24"/>
        </w:rPr>
        <w:t>content</w:t>
      </w:r>
      <w:r w:rsidR="00714DD3">
        <w:rPr>
          <w:rFonts w:ascii="Times New Roman" w:eastAsia="Times New Roman" w:hAnsi="Times New Roman" w:cs="Times New Roman"/>
          <w:sz w:val="24"/>
          <w:szCs w:val="24"/>
        </w:rPr>
        <w:t>.</w:t>
      </w:r>
      <w:r w:rsidR="00644F13">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 xml:space="preserve">Unlike </w:t>
      </w:r>
      <w:r w:rsidR="00644F13">
        <w:rPr>
          <w:rFonts w:ascii="Times New Roman" w:eastAsia="Times New Roman" w:hAnsi="Times New Roman" w:cs="Times New Roman"/>
          <w:sz w:val="24"/>
          <w:szCs w:val="24"/>
        </w:rPr>
        <w:t xml:space="preserve">fatty acids, </w:t>
      </w:r>
      <w:r w:rsidR="00B75E17">
        <w:rPr>
          <w:rFonts w:ascii="Times New Roman" w:eastAsia="Times New Roman" w:hAnsi="Times New Roman" w:cs="Times New Roman"/>
          <w:sz w:val="24"/>
          <w:szCs w:val="24"/>
        </w:rPr>
        <w:t>stoichiometr</w:t>
      </w:r>
      <w:r w:rsidR="000D4B60">
        <w:rPr>
          <w:rFonts w:ascii="Times New Roman" w:eastAsia="Times New Roman" w:hAnsi="Times New Roman" w:cs="Times New Roman"/>
          <w:sz w:val="24"/>
          <w:szCs w:val="24"/>
        </w:rPr>
        <w:t>ic analysis</w:t>
      </w:r>
      <w:r w:rsidR="00B75E17">
        <w:rPr>
          <w:rFonts w:ascii="Times New Roman" w:eastAsia="Times New Roman" w:hAnsi="Times New Roman" w:cs="Times New Roman"/>
          <w:sz w:val="24"/>
          <w:szCs w:val="24"/>
        </w:rPr>
        <w:t xml:space="preserve"> </w:t>
      </w:r>
      <w:r w:rsidR="00AC11D7">
        <w:rPr>
          <w:rFonts w:ascii="Times New Roman" w:eastAsia="Times New Roman" w:hAnsi="Times New Roman" w:cs="Times New Roman"/>
          <w:sz w:val="24"/>
          <w:szCs w:val="24"/>
        </w:rPr>
        <w:t xml:space="preserve">does not </w:t>
      </w:r>
      <w:r w:rsidR="000D4B60">
        <w:rPr>
          <w:rFonts w:ascii="Times New Roman" w:eastAsia="Times New Roman" w:hAnsi="Times New Roman" w:cs="Times New Roman"/>
          <w:sz w:val="24"/>
          <w:szCs w:val="24"/>
        </w:rPr>
        <w:t xml:space="preserve">allow inference of </w:t>
      </w:r>
      <w:r w:rsidR="00B75E17">
        <w:rPr>
          <w:rFonts w:ascii="Times New Roman" w:eastAsia="Times New Roman" w:hAnsi="Times New Roman" w:cs="Times New Roman"/>
          <w:sz w:val="24"/>
          <w:szCs w:val="24"/>
        </w:rPr>
        <w:t xml:space="preserve">community </w:t>
      </w:r>
      <w:r w:rsidR="00644F13">
        <w:rPr>
          <w:rFonts w:ascii="Times New Roman" w:eastAsia="Times New Roman" w:hAnsi="Times New Roman" w:cs="Times New Roman"/>
          <w:sz w:val="24"/>
          <w:szCs w:val="24"/>
        </w:rPr>
        <w:t xml:space="preserve">taxonomic </w:t>
      </w:r>
      <w:r w:rsidR="00B75E17">
        <w:rPr>
          <w:rFonts w:ascii="Times New Roman" w:eastAsia="Times New Roman" w:hAnsi="Times New Roman" w:cs="Times New Roman"/>
          <w:sz w:val="24"/>
          <w:szCs w:val="24"/>
        </w:rPr>
        <w:t xml:space="preserve">composition. Rather, </w:t>
      </w:r>
      <w:r w:rsidR="00683CF7">
        <w:rPr>
          <w:rFonts w:ascii="Times New Roman" w:eastAsia="Times New Roman" w:hAnsi="Times New Roman" w:cs="Times New Roman"/>
          <w:sz w:val="24"/>
          <w:szCs w:val="24"/>
        </w:rPr>
        <w:t xml:space="preserve">algal </w:t>
      </w:r>
      <w:r w:rsidR="00B75E17">
        <w:rPr>
          <w:rFonts w:ascii="Times New Roman" w:eastAsia="Times New Roman" w:hAnsi="Times New Roman" w:cs="Times New Roman"/>
          <w:sz w:val="24"/>
          <w:szCs w:val="24"/>
        </w:rPr>
        <w:t xml:space="preserve">stoichiometric ratios </w:t>
      </w:r>
      <w:r w:rsidR="00683CF7">
        <w:rPr>
          <w:rFonts w:ascii="Times New Roman" w:eastAsia="Times New Roman" w:hAnsi="Times New Roman" w:cs="Times New Roman"/>
          <w:sz w:val="24"/>
          <w:szCs w:val="24"/>
        </w:rPr>
        <w:t xml:space="preserve">can be plastic </w:t>
      </w:r>
      <w:r w:rsidR="00683CF7">
        <w:rPr>
          <w:rFonts w:ascii="Times New Roman" w:eastAsia="Times New Roman" w:hAnsi="Times New Roman" w:cs="Times New Roman"/>
          <w:sz w:val="24"/>
          <w:szCs w:val="24"/>
        </w:rPr>
        <w:fldChar w:fldCharType="begin"/>
      </w:r>
      <w:r w:rsidR="00683CF7">
        <w:rPr>
          <w:rFonts w:ascii="Times New Roman" w:eastAsia="Times New Roman" w:hAnsi="Times New Roman" w:cs="Times New Roman"/>
          <w:sz w:val="24"/>
          <w:szCs w:val="24"/>
        </w:rPr>
        <w:instrText xml:space="preserve"> ADDIN ZOTERO_ITEM CSL_CITATION {"citationID":"2it050TL","properties":{"formattedCitation":"(Thrane et al. 2017)","plainCitation":"(Thrane et al. 2017)","noteIndex":0},"citationItems":[{"id":4738,"uris":["http://zotero.org/users/2645460/items/PF38I3EK"],"uri":["http://zotero.org/users/2645460/items/PF38I3EK"],"itemData":{"id":4738,"type":"article-journal","abstract":"There is growing empirical and theoretical evidence for a positive relationship between the nitrogen (N)-to-phosphorus (P) ratio of phytoplankton and temperature. However, few have tested how the optimal supply N:P ratio; the dissolved N:P ratio at which nutrient limitation switches from one element to the other, responds to temperature. In this study, we conducted a factorial experiment crossing 12 temperature levels with 8 supply N:P ratios to determine the effect of temperature acclimation on the optimal supply N:P ratio of the microalgae Chlamydomonas reinhardtii. We found that the optimal supply N:P increased in a sigmoidal manner from 26.5 to 36.5 (atomic ratio) over a temperature gradient spanning from </w:instrText>
      </w:r>
      <w:r w:rsidR="00683CF7">
        <w:rPr>
          <w:rFonts w:ascii="Cambria Math" w:eastAsia="Times New Roman" w:hAnsi="Cambria Math" w:cs="Cambria Math"/>
          <w:sz w:val="24"/>
          <w:szCs w:val="24"/>
        </w:rPr>
        <w:instrText>∼</w:instrText>
      </w:r>
      <w:r w:rsidR="00683CF7">
        <w:rPr>
          <w:rFonts w:ascii="Times New Roman" w:eastAsia="Times New Roman" w:hAnsi="Times New Roman" w:cs="Times New Roman"/>
          <w:sz w:val="24"/>
          <w:szCs w:val="24"/>
        </w:rPr>
        <w:instrText xml:space="preserve">10 to 18°C, with the steepest change around 15°C. This result is in accordance with trends observed for cellular and seston N:P ratios, and indicates that phytoplankton populations may be shifted toward N-limitation in a scenario of warmer waters.","container-title":"Limnology and Oceanography","DOI":"10.1002/lno.10500","ISSN":"1939-5590","issue":"4","language":"en","page":"1346-1354","source":"Wiley Online Library","title":"Plasticity in algal stoichiometry: Experimental evidence of a temperature-induced shift in optimal supply N:P ratio","title-short":"Plasticity in algal stoichiometry","volume":"62","author":[{"family":"Thrane","given":"Jan-Erik"},{"family":"Hessen","given":"Dag O."},{"family":"Andersen","given":"Tom"}],"issued":{"date-parts":[["2017"]]}}}],"schema":"https://github.com/citation-style-language/schema/raw/master/csl-citation.json"} </w:instrText>
      </w:r>
      <w:r w:rsidR="00683CF7">
        <w:rPr>
          <w:rFonts w:ascii="Times New Roman" w:eastAsia="Times New Roman" w:hAnsi="Times New Roman" w:cs="Times New Roman"/>
          <w:sz w:val="24"/>
          <w:szCs w:val="24"/>
        </w:rPr>
        <w:fldChar w:fldCharType="separate"/>
      </w:r>
      <w:r w:rsidR="00683CF7" w:rsidRPr="00683CF7">
        <w:rPr>
          <w:rFonts w:ascii="Times New Roman" w:hAnsi="Times New Roman" w:cs="Times New Roman"/>
          <w:sz w:val="24"/>
        </w:rPr>
        <w:t>(Thrane et al. 2017)</w:t>
      </w:r>
      <w:r w:rsidR="00683CF7">
        <w:rPr>
          <w:rFonts w:ascii="Times New Roman" w:eastAsia="Times New Roman" w:hAnsi="Times New Roman" w:cs="Times New Roman"/>
          <w:sz w:val="24"/>
          <w:szCs w:val="24"/>
        </w:rPr>
        <w:fldChar w:fldCharType="end"/>
      </w:r>
      <w:r w:rsidR="00683CF7">
        <w:rPr>
          <w:rFonts w:ascii="Times New Roman" w:eastAsia="Times New Roman" w:hAnsi="Times New Roman" w:cs="Times New Roman"/>
          <w:sz w:val="24"/>
          <w:szCs w:val="24"/>
        </w:rPr>
        <w:t xml:space="preserve"> </w:t>
      </w:r>
      <w:r w:rsidR="00603724">
        <w:rPr>
          <w:rFonts w:ascii="Times New Roman" w:eastAsia="Times New Roman" w:hAnsi="Times New Roman" w:cs="Times New Roman"/>
          <w:sz w:val="24"/>
          <w:szCs w:val="24"/>
        </w:rPr>
        <w:t xml:space="preserve">and </w:t>
      </w:r>
      <w:r w:rsidR="00747BC7">
        <w:rPr>
          <w:rFonts w:ascii="Times New Roman" w:eastAsia="Times New Roman" w:hAnsi="Times New Roman" w:cs="Times New Roman"/>
          <w:sz w:val="24"/>
          <w:szCs w:val="24"/>
        </w:rPr>
        <w:t>largely reflect</w:t>
      </w:r>
      <w:r w:rsidR="00B75E17">
        <w:rPr>
          <w:rFonts w:ascii="Times New Roman" w:eastAsia="Times New Roman" w:hAnsi="Times New Roman" w:cs="Times New Roman"/>
          <w:sz w:val="24"/>
          <w:szCs w:val="24"/>
        </w:rPr>
        <w:t xml:space="preserve"> environmental conditions such as light and nutrient availability </w:t>
      </w:r>
      <w:r w:rsidR="00B75E17">
        <w:rPr>
          <w:rFonts w:ascii="Times New Roman" w:eastAsia="Times New Roman" w:hAnsi="Times New Roman" w:cs="Times New Roman"/>
          <w:sz w:val="24"/>
          <w:szCs w:val="24"/>
        </w:rPr>
        <w:fldChar w:fldCharType="begin"/>
      </w:r>
      <w:r w:rsidR="00B75E17">
        <w:rPr>
          <w:rFonts w:ascii="Times New Roman" w:eastAsia="Times New Roman" w:hAnsi="Times New Roman" w:cs="Times New Roman"/>
          <w:sz w:val="24"/>
          <w:szCs w:val="24"/>
        </w:rPr>
        <w:instrText xml:space="preserve"> ADDIN ZOTERO_ITEM CSL_CITATION {"citationID":"8oePDR01","properties":{"formattedCitation":"(Frost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B75E17">
        <w:rPr>
          <w:rFonts w:ascii="Times New Roman" w:eastAsia="Times New Roman" w:hAnsi="Times New Roman" w:cs="Times New Roman"/>
          <w:sz w:val="24"/>
          <w:szCs w:val="24"/>
        </w:rPr>
        <w:fldChar w:fldCharType="separate"/>
      </w:r>
      <w:r w:rsidR="00B75E17" w:rsidRPr="00B75E17">
        <w:rPr>
          <w:rFonts w:ascii="Times New Roman" w:hAnsi="Times New Roman" w:cs="Times New Roman"/>
          <w:sz w:val="24"/>
        </w:rPr>
        <w:t xml:space="preserve">(Frost and </w:t>
      </w:r>
      <w:proofErr w:type="spellStart"/>
      <w:r w:rsidR="00B75E17" w:rsidRPr="00B75E17">
        <w:rPr>
          <w:rFonts w:ascii="Times New Roman" w:hAnsi="Times New Roman" w:cs="Times New Roman"/>
          <w:sz w:val="24"/>
        </w:rPr>
        <w:t>Elser</w:t>
      </w:r>
      <w:proofErr w:type="spellEnd"/>
      <w:r w:rsidR="00B75E17" w:rsidRPr="00B75E17">
        <w:rPr>
          <w:rFonts w:ascii="Times New Roman" w:hAnsi="Times New Roman" w:cs="Times New Roman"/>
          <w:sz w:val="24"/>
        </w:rPr>
        <w:t xml:space="preserve"> 2002)</w:t>
      </w:r>
      <w:r w:rsidR="00B75E17">
        <w:rPr>
          <w:rFonts w:ascii="Times New Roman" w:eastAsia="Times New Roman" w:hAnsi="Times New Roman" w:cs="Times New Roman"/>
          <w:sz w:val="24"/>
          <w:szCs w:val="24"/>
        </w:rPr>
        <w:fldChar w:fldCharType="end"/>
      </w:r>
      <w:r w:rsidR="00B75E17">
        <w:rPr>
          <w:rFonts w:ascii="Times New Roman" w:eastAsia="Times New Roman" w:hAnsi="Times New Roman" w:cs="Times New Roman"/>
          <w:sz w:val="24"/>
          <w:szCs w:val="24"/>
        </w:rPr>
        <w:t>.</w:t>
      </w:r>
      <w:r w:rsidR="006847F0">
        <w:rPr>
          <w:rFonts w:ascii="Times New Roman" w:eastAsia="Times New Roman" w:hAnsi="Times New Roman" w:cs="Times New Roman"/>
          <w:sz w:val="24"/>
          <w:szCs w:val="24"/>
        </w:rPr>
        <w:t xml:space="preserve"> </w:t>
      </w:r>
      <w:r w:rsidR="00751C70">
        <w:rPr>
          <w:rFonts w:ascii="Times New Roman" w:eastAsia="Times New Roman" w:hAnsi="Times New Roman" w:cs="Times New Roman"/>
          <w:sz w:val="24"/>
          <w:szCs w:val="24"/>
        </w:rPr>
        <w:t>Even so,</w:t>
      </w:r>
      <w:r w:rsidR="006847F0">
        <w:rPr>
          <w:rFonts w:ascii="Times New Roman" w:eastAsia="Times New Roman" w:hAnsi="Times New Roman" w:cs="Times New Roman"/>
          <w:sz w:val="24"/>
          <w:szCs w:val="24"/>
        </w:rPr>
        <w:t xml:space="preserve"> </w:t>
      </w:r>
      <w:r w:rsidR="00830C3E">
        <w:rPr>
          <w:rFonts w:ascii="Times New Roman" w:eastAsia="Times New Roman" w:hAnsi="Times New Roman" w:cs="Times New Roman"/>
          <w:sz w:val="24"/>
          <w:szCs w:val="24"/>
        </w:rPr>
        <w:t>these ratios may be modified by taxon-specific traits.</w:t>
      </w:r>
      <w:r w:rsidR="00751C70">
        <w:rPr>
          <w:rFonts w:ascii="Times New Roman" w:eastAsia="Times New Roman" w:hAnsi="Times New Roman" w:cs="Times New Roman"/>
          <w:sz w:val="24"/>
          <w:szCs w:val="24"/>
        </w:rPr>
        <w:t xml:space="preserve"> </w:t>
      </w:r>
      <w:commentRangeStart w:id="2"/>
      <w:commentRangeStart w:id="3"/>
      <w:r w:rsidR="00830C3E">
        <w:rPr>
          <w:rFonts w:ascii="Times New Roman" w:eastAsia="Times New Roman" w:hAnsi="Times New Roman" w:cs="Times New Roman"/>
          <w:sz w:val="24"/>
          <w:szCs w:val="24"/>
        </w:rPr>
        <w:t>T</w:t>
      </w:r>
      <w:r w:rsidR="00263337">
        <w:rPr>
          <w:rFonts w:ascii="Times New Roman" w:eastAsia="Times New Roman" w:hAnsi="Times New Roman" w:cs="Times New Roman"/>
          <w:sz w:val="24"/>
          <w:szCs w:val="24"/>
        </w:rPr>
        <w:t>axa</w:t>
      </w:r>
      <w:r w:rsidR="00830C3E">
        <w:rPr>
          <w:rFonts w:ascii="Times New Roman" w:eastAsia="Times New Roman" w:hAnsi="Times New Roman" w:cs="Times New Roman"/>
          <w:sz w:val="24"/>
          <w:szCs w:val="24"/>
        </w:rPr>
        <w:t xml:space="preserve"> that </w:t>
      </w:r>
      <w:r w:rsidR="006847F0">
        <w:rPr>
          <w:rFonts w:ascii="Times New Roman" w:eastAsia="Times New Roman" w:hAnsi="Times New Roman" w:cs="Times New Roman"/>
          <w:sz w:val="24"/>
          <w:szCs w:val="24"/>
        </w:rPr>
        <w:t>are associated with</w:t>
      </w:r>
      <w:r w:rsidR="00830C3E">
        <w:rPr>
          <w:rFonts w:ascii="Times New Roman" w:eastAsia="Times New Roman" w:hAnsi="Times New Roman" w:cs="Times New Roman"/>
          <w:sz w:val="24"/>
          <w:szCs w:val="24"/>
        </w:rPr>
        <w:t xml:space="preserve"> high nutrient uptake</w:t>
      </w:r>
      <w:r w:rsidR="00263337">
        <w:rPr>
          <w:rFonts w:ascii="Times New Roman" w:eastAsia="Times New Roman" w:hAnsi="Times New Roman" w:cs="Times New Roman"/>
          <w:sz w:val="24"/>
          <w:szCs w:val="24"/>
        </w:rPr>
        <w:t>, such as filamentous chlorophytes,</w:t>
      </w:r>
      <w:r w:rsidR="00B2339D">
        <w:rPr>
          <w:rFonts w:ascii="Times New Roman" w:eastAsia="Times New Roman" w:hAnsi="Times New Roman" w:cs="Times New Roman"/>
          <w:sz w:val="24"/>
          <w:szCs w:val="24"/>
        </w:rPr>
        <w:t xml:space="preserve"> </w:t>
      </w:r>
      <w:r w:rsidR="00830C3E">
        <w:rPr>
          <w:rFonts w:ascii="Times New Roman" w:eastAsia="Times New Roman" w:hAnsi="Times New Roman" w:cs="Times New Roman"/>
          <w:sz w:val="24"/>
          <w:szCs w:val="24"/>
        </w:rPr>
        <w:t>can decrease a</w:t>
      </w:r>
      <w:r w:rsidR="00714DD3">
        <w:rPr>
          <w:rFonts w:ascii="Times New Roman" w:eastAsia="Times New Roman" w:hAnsi="Times New Roman" w:cs="Times New Roman"/>
          <w:sz w:val="24"/>
          <w:szCs w:val="24"/>
        </w:rPr>
        <w:t xml:space="preserve"> community’s </w:t>
      </w:r>
      <w:r w:rsidR="00B2339D">
        <w:rPr>
          <w:rFonts w:ascii="Times New Roman" w:eastAsia="Times New Roman" w:hAnsi="Times New Roman" w:cs="Times New Roman"/>
          <w:sz w:val="24"/>
          <w:szCs w:val="24"/>
        </w:rPr>
        <w:t xml:space="preserve">overall </w:t>
      </w:r>
      <w:r w:rsidR="00714DD3">
        <w:rPr>
          <w:rFonts w:ascii="Times New Roman" w:eastAsia="Times New Roman" w:hAnsi="Times New Roman" w:cs="Times New Roman"/>
          <w:sz w:val="24"/>
          <w:szCs w:val="24"/>
        </w:rPr>
        <w:t xml:space="preserve">C:N:P ratios </w:t>
      </w:r>
      <w:r w:rsidR="00B2339D">
        <w:rPr>
          <w:rFonts w:ascii="Times New Roman" w:eastAsia="Times New Roman" w:hAnsi="Times New Roman" w:cs="Times New Roman"/>
          <w:sz w:val="24"/>
          <w:szCs w:val="24"/>
        </w:rPr>
        <w:fldChar w:fldCharType="begin"/>
      </w:r>
      <w:r w:rsidR="00B2339D">
        <w:rPr>
          <w:rFonts w:ascii="Times New Roman" w:eastAsia="Times New Roman" w:hAnsi="Times New Roman" w:cs="Times New Roman"/>
          <w:sz w:val="24"/>
          <w:szCs w:val="24"/>
        </w:rPr>
        <w:instrText xml:space="preserve"> ADDIN ZOTERO_ITEM CSL_CITATION {"citationID":"7jZ66AdG","properties":{"formattedCitation":"(Frost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B2339D">
        <w:rPr>
          <w:rFonts w:ascii="Times New Roman" w:eastAsia="Times New Roman" w:hAnsi="Times New Roman" w:cs="Times New Roman"/>
          <w:sz w:val="24"/>
          <w:szCs w:val="24"/>
        </w:rPr>
        <w:fldChar w:fldCharType="separate"/>
      </w:r>
      <w:r w:rsidR="00B2339D" w:rsidRPr="00B2339D">
        <w:rPr>
          <w:rFonts w:ascii="Times New Roman" w:hAnsi="Times New Roman" w:cs="Times New Roman"/>
          <w:sz w:val="24"/>
        </w:rPr>
        <w:t xml:space="preserve">(Frost and </w:t>
      </w:r>
      <w:proofErr w:type="spellStart"/>
      <w:r w:rsidR="00B2339D" w:rsidRPr="00B2339D">
        <w:rPr>
          <w:rFonts w:ascii="Times New Roman" w:hAnsi="Times New Roman" w:cs="Times New Roman"/>
          <w:sz w:val="24"/>
        </w:rPr>
        <w:t>Elser</w:t>
      </w:r>
      <w:proofErr w:type="spellEnd"/>
      <w:r w:rsidR="00B2339D" w:rsidRPr="00B2339D">
        <w:rPr>
          <w:rFonts w:ascii="Times New Roman" w:hAnsi="Times New Roman" w:cs="Times New Roman"/>
          <w:sz w:val="24"/>
        </w:rPr>
        <w:t xml:space="preserve"> 2002)</w:t>
      </w:r>
      <w:r w:rsidR="00B2339D">
        <w:rPr>
          <w:rFonts w:ascii="Times New Roman" w:eastAsia="Times New Roman" w:hAnsi="Times New Roman" w:cs="Times New Roman"/>
          <w:sz w:val="24"/>
          <w:szCs w:val="24"/>
        </w:rPr>
        <w:fldChar w:fldCharType="end"/>
      </w:r>
      <w:r w:rsidR="00F2161A">
        <w:rPr>
          <w:rFonts w:ascii="Times New Roman" w:eastAsia="Times New Roman" w:hAnsi="Times New Roman" w:cs="Times New Roman"/>
          <w:sz w:val="24"/>
          <w:szCs w:val="24"/>
        </w:rPr>
        <w:t xml:space="preserve"> and </w:t>
      </w:r>
      <w:r w:rsidR="006847F0">
        <w:rPr>
          <w:rFonts w:ascii="Times New Roman" w:eastAsia="Times New Roman" w:hAnsi="Times New Roman" w:cs="Times New Roman"/>
          <w:sz w:val="24"/>
          <w:szCs w:val="24"/>
        </w:rPr>
        <w:t xml:space="preserve">potentially </w:t>
      </w:r>
      <w:r w:rsidR="00F2161A">
        <w:rPr>
          <w:rFonts w:ascii="Times New Roman" w:eastAsia="Times New Roman" w:hAnsi="Times New Roman" w:cs="Times New Roman"/>
          <w:sz w:val="24"/>
          <w:szCs w:val="24"/>
        </w:rPr>
        <w:t>increase food quality for grazers</w:t>
      </w:r>
      <w:r w:rsidR="00B2339D">
        <w:rPr>
          <w:rFonts w:ascii="Times New Roman" w:eastAsia="Times New Roman" w:hAnsi="Times New Roman" w:cs="Times New Roman"/>
          <w:sz w:val="24"/>
          <w:szCs w:val="24"/>
        </w:rPr>
        <w:t xml:space="preserve">. </w:t>
      </w:r>
      <w:del w:id="4" w:author="Meyer, Michael Frederick" w:date="2021-08-13T07:34:00Z">
        <w:r w:rsidR="00B2339D" w:rsidDel="006847F0">
          <w:rPr>
            <w:rFonts w:ascii="Times New Roman" w:eastAsia="Times New Roman" w:hAnsi="Times New Roman" w:cs="Times New Roman"/>
            <w:sz w:val="24"/>
            <w:szCs w:val="24"/>
          </w:rPr>
          <w:delText>c</w:delText>
        </w:r>
      </w:del>
      <w:ins w:id="5" w:author="Hampton, Stephanie" w:date="2021-08-12T19:35:00Z">
        <w:del w:id="6" w:author="Meyer, Michael Frederick" w:date="2021-08-13T07:34:00Z">
          <w:r w:rsidR="00830C3E" w:rsidDel="006847F0">
            <w:rPr>
              <w:rFonts w:ascii="Times New Roman" w:eastAsia="Times New Roman" w:hAnsi="Times New Roman" w:cs="Times New Roman"/>
              <w:sz w:val="24"/>
              <w:szCs w:val="24"/>
            </w:rPr>
            <w:delText>Further, c</w:delText>
          </w:r>
        </w:del>
      </w:ins>
      <w:del w:id="7" w:author="Meyer, Michael Frederick" w:date="2021-08-13T07:34:00Z">
        <w:r w:rsidR="00B2339D" w:rsidDel="006847F0">
          <w:rPr>
            <w:rFonts w:ascii="Times New Roman" w:eastAsia="Times New Roman" w:hAnsi="Times New Roman" w:cs="Times New Roman"/>
            <w:sz w:val="24"/>
            <w:szCs w:val="24"/>
          </w:rPr>
          <w:delText xml:space="preserve">omplex life histories </w:delText>
        </w:r>
      </w:del>
      <w:ins w:id="8" w:author="Hampton, Stephanie" w:date="2021-08-12T19:35:00Z">
        <w:del w:id="9" w:author="Meyer, Michael Frederick" w:date="2021-08-13T07:34:00Z">
          <w:r w:rsidR="00830C3E" w:rsidDel="006847F0">
            <w:rPr>
              <w:rFonts w:ascii="Times New Roman" w:eastAsia="Times New Roman" w:hAnsi="Times New Roman" w:cs="Times New Roman"/>
              <w:sz w:val="24"/>
              <w:szCs w:val="24"/>
            </w:rPr>
            <w:delText xml:space="preserve">of periphyton </w:delText>
          </w:r>
        </w:del>
      </w:ins>
      <w:del w:id="10" w:author="Meyer, Michael Frederick" w:date="2021-08-13T07:34:00Z">
        <w:r w:rsidR="006439BA" w:rsidDel="006847F0">
          <w:rPr>
            <w:rFonts w:ascii="Times New Roman" w:eastAsia="Times New Roman" w:hAnsi="Times New Roman" w:cs="Times New Roman"/>
            <w:sz w:val="24"/>
            <w:szCs w:val="24"/>
          </w:rPr>
          <w:delText xml:space="preserve">that can </w:delText>
        </w:r>
        <w:r w:rsidR="00F2161A" w:rsidDel="006847F0">
          <w:rPr>
            <w:rFonts w:ascii="Times New Roman" w:eastAsia="Times New Roman" w:hAnsi="Times New Roman" w:cs="Times New Roman"/>
            <w:sz w:val="24"/>
            <w:szCs w:val="24"/>
          </w:rPr>
          <w:delText xml:space="preserve">influence </w:delText>
        </w:r>
        <w:r w:rsidR="00B2339D" w:rsidDel="006847F0">
          <w:rPr>
            <w:rFonts w:ascii="Times New Roman" w:eastAsia="Times New Roman" w:hAnsi="Times New Roman" w:cs="Times New Roman"/>
            <w:sz w:val="24"/>
            <w:szCs w:val="24"/>
          </w:rPr>
          <w:delText xml:space="preserve">composite </w:delText>
        </w:r>
        <w:r w:rsidR="004D6200" w:rsidDel="006847F0">
          <w:rPr>
            <w:rFonts w:ascii="Times New Roman" w:eastAsia="Times New Roman" w:hAnsi="Times New Roman" w:cs="Times New Roman"/>
            <w:sz w:val="24"/>
            <w:szCs w:val="24"/>
          </w:rPr>
          <w:delText xml:space="preserve">stoichiometric </w:delText>
        </w:r>
        <w:r w:rsidR="00B2339D" w:rsidDel="006847F0">
          <w:rPr>
            <w:rFonts w:ascii="Times New Roman" w:eastAsia="Times New Roman" w:hAnsi="Times New Roman" w:cs="Times New Roman"/>
            <w:sz w:val="24"/>
            <w:szCs w:val="24"/>
          </w:rPr>
          <w:delText>ratios</w:delText>
        </w:r>
        <w:r w:rsidR="00F2161A" w:rsidDel="006847F0">
          <w:rPr>
            <w:rFonts w:ascii="Times New Roman" w:eastAsia="Times New Roman" w:hAnsi="Times New Roman" w:cs="Times New Roman"/>
            <w:sz w:val="24"/>
            <w:szCs w:val="24"/>
          </w:rPr>
          <w:delText>.</w:delText>
        </w:r>
        <w:r w:rsidR="00747BC7" w:rsidDel="006847F0">
          <w:rPr>
            <w:rFonts w:ascii="Times New Roman" w:eastAsia="Times New Roman" w:hAnsi="Times New Roman" w:cs="Times New Roman"/>
            <w:sz w:val="24"/>
            <w:szCs w:val="24"/>
          </w:rPr>
          <w:delText xml:space="preserve"> </w:delText>
        </w:r>
        <w:r w:rsidR="00F2161A" w:rsidDel="006847F0">
          <w:rPr>
            <w:rFonts w:ascii="Times New Roman" w:eastAsia="Times New Roman" w:hAnsi="Times New Roman" w:cs="Times New Roman"/>
            <w:sz w:val="24"/>
            <w:szCs w:val="24"/>
          </w:rPr>
          <w:delText>F</w:delText>
        </w:r>
        <w:r w:rsidR="00747BC7" w:rsidDel="006847F0">
          <w:rPr>
            <w:rFonts w:ascii="Times New Roman" w:eastAsia="Times New Roman" w:hAnsi="Times New Roman" w:cs="Times New Roman"/>
            <w:sz w:val="24"/>
            <w:szCs w:val="24"/>
          </w:rPr>
          <w:delText>or example,</w:delText>
        </w:r>
        <w:r w:rsidR="00B2339D" w:rsidDel="006847F0">
          <w:rPr>
            <w:rFonts w:ascii="Times New Roman" w:eastAsia="Times New Roman" w:hAnsi="Times New Roman" w:cs="Times New Roman"/>
            <w:sz w:val="24"/>
            <w:szCs w:val="24"/>
          </w:rPr>
          <w:delText xml:space="preserve"> </w:delText>
        </w:r>
        <w:r w:rsidR="00CE161E" w:rsidDel="006847F0">
          <w:rPr>
            <w:rFonts w:ascii="Times New Roman" w:eastAsia="Times New Roman" w:hAnsi="Times New Roman" w:cs="Times New Roman"/>
            <w:sz w:val="24"/>
            <w:szCs w:val="24"/>
          </w:rPr>
          <w:delText xml:space="preserve">some </w:delText>
        </w:r>
        <w:r w:rsidR="00B2339D" w:rsidDel="006847F0">
          <w:rPr>
            <w:rFonts w:ascii="Times New Roman" w:eastAsia="Times New Roman" w:hAnsi="Times New Roman" w:cs="Times New Roman"/>
            <w:sz w:val="24"/>
            <w:szCs w:val="24"/>
          </w:rPr>
          <w:delText xml:space="preserve">diatoms </w:delText>
        </w:r>
        <w:r w:rsidR="00F2161A" w:rsidDel="006847F0">
          <w:rPr>
            <w:rFonts w:ascii="Times New Roman" w:eastAsia="Times New Roman" w:hAnsi="Times New Roman" w:cs="Times New Roman"/>
            <w:sz w:val="24"/>
            <w:szCs w:val="24"/>
          </w:rPr>
          <w:delText xml:space="preserve">can </w:delText>
        </w:r>
        <w:r w:rsidR="00CE161E" w:rsidDel="006847F0">
          <w:rPr>
            <w:rFonts w:ascii="Times New Roman" w:eastAsia="Times New Roman" w:hAnsi="Times New Roman" w:cs="Times New Roman"/>
            <w:sz w:val="24"/>
            <w:szCs w:val="24"/>
          </w:rPr>
          <w:delText xml:space="preserve">sequester </w:delText>
        </w:r>
        <w:r w:rsidR="00B2339D" w:rsidDel="006847F0">
          <w:rPr>
            <w:rFonts w:ascii="Times New Roman" w:eastAsia="Times New Roman" w:hAnsi="Times New Roman" w:cs="Times New Roman"/>
            <w:sz w:val="24"/>
            <w:szCs w:val="24"/>
          </w:rPr>
          <w:delText xml:space="preserve">intracellular nitrogen and phosphorus </w:delText>
        </w:r>
        <w:r w:rsidR="006439BA" w:rsidDel="006847F0">
          <w:rPr>
            <w:rFonts w:ascii="Times New Roman" w:eastAsia="Times New Roman" w:hAnsi="Times New Roman" w:cs="Times New Roman"/>
            <w:sz w:val="24"/>
            <w:szCs w:val="24"/>
          </w:rPr>
          <w:delText xml:space="preserve">but then </w:delText>
        </w:r>
        <w:r w:rsidR="00F2161A" w:rsidDel="006847F0">
          <w:rPr>
            <w:rFonts w:ascii="Times New Roman" w:eastAsia="Times New Roman" w:hAnsi="Times New Roman" w:cs="Times New Roman"/>
            <w:sz w:val="24"/>
            <w:szCs w:val="24"/>
          </w:rPr>
          <w:delText xml:space="preserve">exude </w:delText>
        </w:r>
        <w:r w:rsidR="006439BA" w:rsidDel="006847F0">
          <w:rPr>
            <w:rFonts w:ascii="Times New Roman" w:eastAsia="Times New Roman" w:hAnsi="Times New Roman" w:cs="Times New Roman"/>
            <w:sz w:val="24"/>
            <w:szCs w:val="24"/>
          </w:rPr>
          <w:delText xml:space="preserve">expansive, </w:delText>
        </w:r>
        <w:r w:rsidR="00B2339D" w:rsidDel="006847F0">
          <w:rPr>
            <w:rFonts w:ascii="Times New Roman" w:eastAsia="Times New Roman" w:hAnsi="Times New Roman" w:cs="Times New Roman"/>
            <w:sz w:val="24"/>
            <w:szCs w:val="24"/>
          </w:rPr>
          <w:delText xml:space="preserve">carbon-rich extracellular matrices </w:delText>
        </w:r>
        <w:r w:rsidR="00B2339D" w:rsidDel="006847F0">
          <w:rPr>
            <w:rFonts w:ascii="Times New Roman" w:eastAsia="Times New Roman" w:hAnsi="Times New Roman" w:cs="Times New Roman"/>
            <w:sz w:val="24"/>
            <w:szCs w:val="24"/>
          </w:rPr>
          <w:fldChar w:fldCharType="begin"/>
        </w:r>
        <w:r w:rsidR="00B2339D" w:rsidDel="006847F0">
          <w:rPr>
            <w:rFonts w:ascii="Times New Roman" w:eastAsia="Times New Roman" w:hAnsi="Times New Roman" w:cs="Times New Roman"/>
            <w:sz w:val="24"/>
            <w:szCs w:val="24"/>
          </w:rPr>
          <w:delInstrText xml:space="preserve"> ADDIN ZOTERO_ITEM CSL_CITATION {"citationID":"68KgbqRE","properties":{"formattedCitation":"(Frost et al. 2005)","plainCitation":"(Frost et al. 2005)","noteIndex":0},"citationItems":[{"id":4617,"uris":["http://zotero.org/users/2645460/items/BPMIFVS9"],"uri":["http://zotero.org/users/2645460/items/BPMIFVS9"],"itemData":{"id":4617,"type":"article-journal","abstract":"1. We examined the contribution of algal cells to periphytic organic carbon and assessed the effects of variable biomass composition on the carbon : phosphorus (C : P) ratio of periphyton. We compiled more than 5000 published and unpublished observations of periphytic carbon : chlorophyll a (C : Chl) ratios, an index of algal prevalence, from a variety of substrata collected from lake and low-salinity coastal habitats. In addition, we converted estimates of algal biovolume into algal C to obtain an independent measure of cellular algal carbon in periphyton. This information was used in a model relating periphyton C : P ratio to algal cellular carbon, the algal C : P ratio, and the C : P ratio of non-algal organic matter in periphyton. 2. The mean C : Chl ratio of periphyton (405) was relatively high with values in &gt;25% of the samples exceeding 500. On average, 8.4% of total periphyton C was accounted for by C in algal cells. Only 15% of samples were found to have more than 15% periphyton C in cellular algal carbon. Our model showed a nonlinear relationship between periphytic C : P ratios and the C : P ratio of algal cells in the periphyton when non-algal organic matter was present. However, even at relatively low cellular algal C (&lt;10% of total C), algal C : P ratios can strongly affect the C : P ratio of periphyton as a whole (i.e. algal cells plus other organic matter). 3. The high C : Chl ratios and the low biovolume-derived algal C of periphyton samples in our data set indicate that algal cells are typically a minor component of organic carbon in periphyton, However, this minor contribution would not preclude algal cellular stoichiometry from notably influencing periphyton C : P ratios.","container-title":"Freshwater Biology","DOI":"10.1111/j.1365-2427.2005.01449.x","ISSN":"1365-2427","issue":"11","language":"en","page":"1800-1807","source":"Wiley Online Library","title":"Low algal carbon content and its effect on the C : P stoichiometry of periphyton","title-short":"Low algal carbon content and its effect on the C","volume":"50","author":[{"family":"Frost","given":"Paul C."},{"family":"Hillebrand","given":"Helmut"},{"family":"Kahlert","given":"Maria"}],"issued":{"date-parts":[["2005"]]}}}],"schema":"https://github.com/citation-style-language/schema/raw/master/csl-citation.json"} </w:delInstrText>
        </w:r>
        <w:r w:rsidR="00B2339D" w:rsidDel="006847F0">
          <w:rPr>
            <w:rFonts w:ascii="Times New Roman" w:eastAsia="Times New Roman" w:hAnsi="Times New Roman" w:cs="Times New Roman"/>
            <w:sz w:val="24"/>
            <w:szCs w:val="24"/>
          </w:rPr>
          <w:fldChar w:fldCharType="separate"/>
        </w:r>
        <w:r w:rsidR="00B2339D" w:rsidRPr="00B2339D" w:rsidDel="006847F0">
          <w:rPr>
            <w:rFonts w:ascii="Times New Roman" w:hAnsi="Times New Roman" w:cs="Times New Roman"/>
            <w:sz w:val="24"/>
          </w:rPr>
          <w:delText>(Frost et al. 2005)</w:delText>
        </w:r>
        <w:r w:rsidR="00B2339D" w:rsidDel="006847F0">
          <w:rPr>
            <w:rFonts w:ascii="Times New Roman" w:eastAsia="Times New Roman" w:hAnsi="Times New Roman" w:cs="Times New Roman"/>
            <w:sz w:val="24"/>
            <w:szCs w:val="24"/>
          </w:rPr>
          <w:fldChar w:fldCharType="end"/>
        </w:r>
        <w:r w:rsidR="00CE161E" w:rsidDel="006847F0">
          <w:rPr>
            <w:rFonts w:ascii="Times New Roman" w:eastAsia="Times New Roman" w:hAnsi="Times New Roman" w:cs="Times New Roman"/>
            <w:sz w:val="24"/>
            <w:szCs w:val="24"/>
          </w:rPr>
          <w:delText xml:space="preserve"> that are integral for </w:delText>
        </w:r>
        <w:r w:rsidR="00F2161A" w:rsidRPr="00F2161A" w:rsidDel="006847F0">
          <w:rPr>
            <w:rFonts w:ascii="Times New Roman" w:eastAsia="Times New Roman" w:hAnsi="Times New Roman" w:cs="Times New Roman"/>
            <w:sz w:val="24"/>
            <w:szCs w:val="24"/>
          </w:rPr>
          <w:delText xml:space="preserve">substrate </w:delText>
        </w:r>
        <w:r w:rsidR="00530218" w:rsidDel="006847F0">
          <w:rPr>
            <w:rFonts w:ascii="Times New Roman" w:eastAsia="Times New Roman" w:hAnsi="Times New Roman" w:cs="Times New Roman"/>
            <w:sz w:val="24"/>
            <w:szCs w:val="24"/>
          </w:rPr>
          <w:delText>colonization</w:delText>
        </w:r>
        <w:r w:rsidR="000D4B60" w:rsidDel="006847F0">
          <w:rPr>
            <w:rFonts w:ascii="Times New Roman" w:eastAsia="Times New Roman" w:hAnsi="Times New Roman" w:cs="Times New Roman"/>
            <w:sz w:val="24"/>
            <w:szCs w:val="24"/>
          </w:rPr>
          <w:delText xml:space="preserve"> </w:delText>
        </w:r>
        <w:r w:rsidR="00CE161E" w:rsidDel="006847F0">
          <w:rPr>
            <w:rFonts w:ascii="Times New Roman" w:eastAsia="Times New Roman" w:hAnsi="Times New Roman" w:cs="Times New Roman"/>
            <w:sz w:val="24"/>
            <w:szCs w:val="24"/>
          </w:rPr>
          <w:fldChar w:fldCharType="begin"/>
        </w:r>
        <w:r w:rsidR="00CE161E" w:rsidDel="006847F0">
          <w:rPr>
            <w:rFonts w:ascii="Times New Roman" w:eastAsia="Times New Roman" w:hAnsi="Times New Roman" w:cs="Times New Roman"/>
            <w:sz w:val="24"/>
            <w:szCs w:val="24"/>
          </w:rPr>
          <w:delInstrText xml:space="preserve"> ADDIN ZOTERO_ITEM CSL_CITATION {"citationID":"8Ehf2CBr","properties":{"formattedCitation":"(Hoagland et al. 1982)","plainCitation":"(Hoagland et al. 1982)","noteIndex":0},"citationItems":[{"id":4721,"uris":["http://zotero.org/users/2645460/items/2YWZIQA8"],"uri":["http://zotero.org/users/2645460/items/2YWZIQA8"],"itemData":{"id":4721,"type":"article-journal","abstract":"Examination of the three-dimensional structure of periphyton communities through time indicated that their microsuccession is analogous to higher plant succession. The development of attached diatom communities in two reservoirs was studied using artificial substrates, and the morphology of dominant organisms, patterns of spatial heterogeneity, and community interactions were documented with scanning electron microscopy. Of 93 taxa found, Gomphonema parvulum, G. olivaceum, Navicula graciloides, Nitzschia palea, and N. dissipata were dominant, depending upon season and reservoir. Comparisons of community diversity (SIMI) between reservoirs within seasons ranged from 0.023–0.843 (median = 0.254), indicating that the reservoirs were quite different with respect to diatoms present and their apportionments. Colonization was slow the first 2 wk in spring and fall, and throughout winter, but rapid during summer. Shifts in numerical dominance between certain species occurred in fall, spring, and summer. These inverse correlations of abundances and the functional dominance of overgrowth suggested competition for substrate surface area in the periphyton. The colonization sequence was often predictable—a presumably organic coating and a variety of bacteria, followed by low profile diatoms, and finally an upperstory of long-stalked and large-rosette diatoms and filamentous green algae. Periphyton microsuccession is similar to higher plant succession in the consistent change in vertical community structure from low to high physical stature, in the association of numerical dominance with large stature (via cell size or long mucilaginous stalks), and in the progressive slow-down in the rate of succession. Diatom mucilage also contributed to community structure by binding particulates and entrapping other algae and serving as the mechanism for substrate attachment.","container-title":"American Journal of Botany","DOI":"10.1002/j.1537-2197.1982.tb13249.x","ISSN":"1537-2197","issue":"2","language":"en","page":"188-213","source":"Wiley Online Library","title":"Colonization and Community Structure of Two Periphyton Assemblages, with Emphasis on the Diatoms (bacillariophyceae)","volume":"69","author":[{"family":"Hoagland","given":"Kyle D."},{"family":"Roemer","given":"Stephen C."},{"family":"Rosowski","given":"James R."}],"issued":{"date-parts":[["1982"]]}}}],"schema":"https://github.com/citation-style-language/schema/raw/master/csl-citation.json"} </w:delInstrText>
        </w:r>
        <w:r w:rsidR="00CE161E" w:rsidDel="006847F0">
          <w:rPr>
            <w:rFonts w:ascii="Times New Roman" w:eastAsia="Times New Roman" w:hAnsi="Times New Roman" w:cs="Times New Roman"/>
            <w:sz w:val="24"/>
            <w:szCs w:val="24"/>
          </w:rPr>
          <w:fldChar w:fldCharType="separate"/>
        </w:r>
        <w:r w:rsidR="00CE161E" w:rsidRPr="0034143E" w:rsidDel="006847F0">
          <w:rPr>
            <w:rFonts w:ascii="Times New Roman" w:hAnsi="Times New Roman" w:cs="Times New Roman"/>
            <w:sz w:val="24"/>
          </w:rPr>
          <w:delText>(Hoagland et al. 1982)</w:delText>
        </w:r>
        <w:r w:rsidR="00CE161E" w:rsidDel="006847F0">
          <w:rPr>
            <w:rFonts w:ascii="Times New Roman" w:eastAsia="Times New Roman" w:hAnsi="Times New Roman" w:cs="Times New Roman"/>
            <w:sz w:val="24"/>
            <w:szCs w:val="24"/>
          </w:rPr>
          <w:fldChar w:fldCharType="end"/>
        </w:r>
        <w:r w:rsidR="00B2339D" w:rsidDel="006847F0">
          <w:rPr>
            <w:rFonts w:ascii="Times New Roman" w:eastAsia="Times New Roman" w:hAnsi="Times New Roman" w:cs="Times New Roman"/>
            <w:sz w:val="24"/>
            <w:szCs w:val="24"/>
          </w:rPr>
          <w:delText xml:space="preserve">. </w:delText>
        </w:r>
        <w:r w:rsidR="006439BA" w:rsidDel="006847F0">
          <w:rPr>
            <w:rFonts w:ascii="Times New Roman" w:eastAsia="Times New Roman" w:hAnsi="Times New Roman" w:cs="Times New Roman"/>
            <w:sz w:val="24"/>
            <w:szCs w:val="24"/>
          </w:rPr>
          <w:delText>In such cases, the</w:delText>
        </w:r>
        <w:r w:rsidR="00603724" w:rsidDel="006847F0">
          <w:rPr>
            <w:rFonts w:ascii="Times New Roman" w:eastAsia="Times New Roman" w:hAnsi="Times New Roman" w:cs="Times New Roman"/>
            <w:sz w:val="24"/>
            <w:szCs w:val="24"/>
          </w:rPr>
          <w:delText>se</w:delText>
        </w:r>
        <w:r w:rsidR="006439BA" w:rsidDel="006847F0">
          <w:rPr>
            <w:rFonts w:ascii="Times New Roman" w:eastAsia="Times New Roman" w:hAnsi="Times New Roman" w:cs="Times New Roman"/>
            <w:sz w:val="24"/>
            <w:szCs w:val="24"/>
          </w:rPr>
          <w:delText xml:space="preserve"> </w:delText>
        </w:r>
        <w:r w:rsidR="00F2161A" w:rsidDel="006847F0">
          <w:rPr>
            <w:rFonts w:ascii="Times New Roman" w:eastAsia="Times New Roman" w:hAnsi="Times New Roman" w:cs="Times New Roman"/>
            <w:sz w:val="24"/>
            <w:szCs w:val="24"/>
          </w:rPr>
          <w:delText>nitrogen- and phosphorus-rich</w:delText>
        </w:r>
        <w:r w:rsidR="006439BA" w:rsidDel="006847F0">
          <w:rPr>
            <w:rFonts w:ascii="Times New Roman" w:eastAsia="Times New Roman" w:hAnsi="Times New Roman" w:cs="Times New Roman"/>
            <w:sz w:val="24"/>
            <w:szCs w:val="24"/>
          </w:rPr>
          <w:delText xml:space="preserve"> diatom</w:delText>
        </w:r>
        <w:r w:rsidR="00603724" w:rsidDel="006847F0">
          <w:rPr>
            <w:rFonts w:ascii="Times New Roman" w:eastAsia="Times New Roman" w:hAnsi="Times New Roman" w:cs="Times New Roman"/>
            <w:sz w:val="24"/>
            <w:szCs w:val="24"/>
          </w:rPr>
          <w:delText xml:space="preserve"> cells</w:delText>
        </w:r>
        <w:r w:rsidR="006439BA" w:rsidDel="006847F0">
          <w:rPr>
            <w:rFonts w:ascii="Times New Roman" w:eastAsia="Times New Roman" w:hAnsi="Times New Roman" w:cs="Times New Roman"/>
            <w:sz w:val="24"/>
            <w:szCs w:val="24"/>
          </w:rPr>
          <w:delText xml:space="preserve"> may be masked when </w:delText>
        </w:r>
        <w:r w:rsidR="00603724" w:rsidDel="006847F0">
          <w:rPr>
            <w:rFonts w:ascii="Times New Roman" w:eastAsia="Times New Roman" w:hAnsi="Times New Roman" w:cs="Times New Roman"/>
            <w:sz w:val="24"/>
            <w:szCs w:val="24"/>
          </w:rPr>
          <w:delText xml:space="preserve">the </w:delText>
        </w:r>
        <w:r w:rsidR="006439BA" w:rsidDel="006847F0">
          <w:rPr>
            <w:rFonts w:ascii="Times New Roman" w:eastAsia="Times New Roman" w:hAnsi="Times New Roman" w:cs="Times New Roman"/>
            <w:sz w:val="24"/>
            <w:szCs w:val="24"/>
          </w:rPr>
          <w:delText xml:space="preserve">stoichiometry of the composite </w:delText>
        </w:r>
        <w:r w:rsidR="00F2161A" w:rsidDel="006847F0">
          <w:rPr>
            <w:rFonts w:ascii="Times New Roman" w:eastAsia="Times New Roman" w:hAnsi="Times New Roman" w:cs="Times New Roman"/>
            <w:sz w:val="24"/>
            <w:szCs w:val="24"/>
          </w:rPr>
          <w:delText>cells</w:delText>
        </w:r>
        <w:r w:rsidR="006439BA" w:rsidDel="006847F0">
          <w:rPr>
            <w:rFonts w:ascii="Times New Roman" w:eastAsia="Times New Roman" w:hAnsi="Times New Roman" w:cs="Times New Roman"/>
            <w:sz w:val="24"/>
            <w:szCs w:val="24"/>
          </w:rPr>
          <w:delText xml:space="preserve"> and extracellular matri</w:delText>
        </w:r>
        <w:r w:rsidR="00F2161A" w:rsidDel="006847F0">
          <w:rPr>
            <w:rFonts w:ascii="Times New Roman" w:eastAsia="Times New Roman" w:hAnsi="Times New Roman" w:cs="Times New Roman"/>
            <w:sz w:val="24"/>
            <w:szCs w:val="24"/>
          </w:rPr>
          <w:delText>ces</w:delText>
        </w:r>
        <w:r w:rsidR="006439BA" w:rsidDel="006847F0">
          <w:rPr>
            <w:rFonts w:ascii="Times New Roman" w:eastAsia="Times New Roman" w:hAnsi="Times New Roman" w:cs="Times New Roman"/>
            <w:sz w:val="24"/>
            <w:szCs w:val="24"/>
          </w:rPr>
          <w:delText xml:space="preserve"> are </w:delText>
        </w:r>
        <w:r w:rsidR="00F2161A" w:rsidDel="006847F0">
          <w:rPr>
            <w:rFonts w:ascii="Times New Roman" w:eastAsia="Times New Roman" w:hAnsi="Times New Roman" w:cs="Times New Roman"/>
            <w:sz w:val="24"/>
            <w:szCs w:val="24"/>
          </w:rPr>
          <w:delText>analyzed</w:delText>
        </w:r>
        <w:r w:rsidR="006439BA" w:rsidDel="006847F0">
          <w:rPr>
            <w:rFonts w:ascii="Times New Roman" w:eastAsia="Times New Roman" w:hAnsi="Times New Roman" w:cs="Times New Roman"/>
            <w:sz w:val="24"/>
            <w:szCs w:val="24"/>
          </w:rPr>
          <w:delText xml:space="preserve"> in one </w:delText>
        </w:r>
      </w:del>
      <w:ins w:id="11" w:author="Hampton, Stephanie" w:date="2021-08-12T19:38:00Z">
        <w:del w:id="12" w:author="Meyer, Michael Frederick" w:date="2021-08-13T07:34:00Z">
          <w:r w:rsidR="00830C3E" w:rsidDel="006847F0">
            <w:rPr>
              <w:rFonts w:ascii="Times New Roman" w:eastAsia="Times New Roman" w:hAnsi="Times New Roman" w:cs="Times New Roman"/>
              <w:sz w:val="24"/>
              <w:szCs w:val="24"/>
            </w:rPr>
            <w:delText xml:space="preserve">periphyton </w:delText>
          </w:r>
        </w:del>
      </w:ins>
      <w:del w:id="13" w:author="Meyer, Michael Frederick" w:date="2021-08-13T07:34:00Z">
        <w:r w:rsidR="006439BA" w:rsidDel="006847F0">
          <w:rPr>
            <w:rFonts w:ascii="Times New Roman" w:eastAsia="Times New Roman" w:hAnsi="Times New Roman" w:cs="Times New Roman"/>
            <w:sz w:val="24"/>
            <w:szCs w:val="24"/>
          </w:rPr>
          <w:delText>sample</w:delText>
        </w:r>
      </w:del>
      <w:ins w:id="14" w:author="Hampton, Stephanie" w:date="2021-08-12T19:38:00Z">
        <w:del w:id="15" w:author="Meyer, Michael Frederick" w:date="2021-08-13T07:34:00Z">
          <w:r w:rsidR="00830C3E" w:rsidDel="006847F0">
            <w:rPr>
              <w:rFonts w:ascii="Times New Roman" w:eastAsia="Times New Roman" w:hAnsi="Times New Roman" w:cs="Times New Roman"/>
              <w:sz w:val="24"/>
              <w:szCs w:val="24"/>
            </w:rPr>
            <w:delText xml:space="preserve"> reflects both the the nitrogen- and phosphorus-rich diatom cells and a carbon-rich extracellular material</w:delText>
          </w:r>
        </w:del>
      </w:ins>
      <w:del w:id="16" w:author="Meyer, Michael Frederick" w:date="2021-08-13T07:34:00Z">
        <w:r w:rsidR="006439BA" w:rsidDel="006847F0">
          <w:rPr>
            <w:rFonts w:ascii="Times New Roman" w:eastAsia="Times New Roman" w:hAnsi="Times New Roman" w:cs="Times New Roman"/>
            <w:sz w:val="24"/>
            <w:szCs w:val="24"/>
          </w:rPr>
          <w:delText>.</w:delText>
        </w:r>
        <w:r w:rsidR="00603724" w:rsidDel="006847F0">
          <w:rPr>
            <w:rFonts w:ascii="Times New Roman" w:eastAsia="Times New Roman" w:hAnsi="Times New Roman" w:cs="Times New Roman"/>
            <w:sz w:val="24"/>
            <w:szCs w:val="24"/>
          </w:rPr>
          <w:delText xml:space="preserve"> </w:delText>
        </w:r>
      </w:del>
      <w:commentRangeStart w:id="17"/>
      <w:commentRangeStart w:id="18"/>
      <w:commentRangeStart w:id="19"/>
      <w:r w:rsidR="00603724">
        <w:rPr>
          <w:rFonts w:ascii="Times New Roman" w:eastAsia="Times New Roman" w:hAnsi="Times New Roman" w:cs="Times New Roman"/>
          <w:sz w:val="24"/>
          <w:szCs w:val="24"/>
        </w:rPr>
        <w:t xml:space="preserve">In </w:t>
      </w:r>
      <w:commentRangeEnd w:id="17"/>
      <w:r w:rsidR="00213C46">
        <w:rPr>
          <w:rStyle w:val="CommentReference"/>
        </w:rPr>
        <w:commentReference w:id="17"/>
      </w:r>
      <w:commentRangeEnd w:id="18"/>
      <w:r w:rsidR="00830C3E">
        <w:rPr>
          <w:rStyle w:val="CommentReference"/>
        </w:rPr>
        <w:commentReference w:id="18"/>
      </w:r>
      <w:commentRangeEnd w:id="19"/>
      <w:r w:rsidR="001667A9">
        <w:rPr>
          <w:rStyle w:val="CommentReference"/>
        </w:rPr>
        <w:commentReference w:id="19"/>
      </w:r>
      <w:r w:rsidR="00603724">
        <w:rPr>
          <w:rFonts w:ascii="Times New Roman" w:eastAsia="Times New Roman" w:hAnsi="Times New Roman" w:cs="Times New Roman"/>
          <w:sz w:val="24"/>
          <w:szCs w:val="24"/>
        </w:rPr>
        <w:t>the context of sewage-associated nutrient pollution</w:t>
      </w:r>
      <w:r w:rsidR="00D7376E">
        <w:rPr>
          <w:rFonts w:ascii="Times New Roman" w:eastAsia="Times New Roman" w:hAnsi="Times New Roman" w:cs="Times New Roman"/>
          <w:sz w:val="24"/>
          <w:szCs w:val="24"/>
        </w:rPr>
        <w:t>,</w:t>
      </w:r>
      <w:r w:rsidR="00530218">
        <w:rPr>
          <w:rFonts w:ascii="Times New Roman" w:eastAsia="Times New Roman" w:hAnsi="Times New Roman" w:cs="Times New Roman"/>
          <w:sz w:val="24"/>
          <w:szCs w:val="24"/>
        </w:rPr>
        <w:t xml:space="preserve"> </w:t>
      </w:r>
      <w:r w:rsidR="00410DA6">
        <w:rPr>
          <w:rFonts w:ascii="Times New Roman" w:eastAsia="Times New Roman" w:hAnsi="Times New Roman" w:cs="Times New Roman"/>
          <w:sz w:val="24"/>
          <w:szCs w:val="24"/>
        </w:rPr>
        <w:t xml:space="preserve">both periphyton stoichiometric ratios </w:t>
      </w:r>
      <w:r w:rsidR="00603724">
        <w:rPr>
          <w:rFonts w:ascii="Times New Roman" w:eastAsia="Times New Roman" w:hAnsi="Times New Roman" w:cs="Times New Roman"/>
          <w:sz w:val="24"/>
          <w:szCs w:val="24"/>
        </w:rPr>
        <w:t xml:space="preserve">and fatty acid profiles </w:t>
      </w:r>
      <w:r w:rsidR="00410DA6">
        <w:rPr>
          <w:rFonts w:ascii="Times New Roman" w:eastAsia="Times New Roman" w:hAnsi="Times New Roman" w:cs="Times New Roman"/>
          <w:sz w:val="24"/>
          <w:szCs w:val="24"/>
        </w:rPr>
        <w:t xml:space="preserve">can be useful for inferring </w:t>
      </w:r>
      <w:r w:rsidR="00603724">
        <w:rPr>
          <w:rFonts w:ascii="Times New Roman" w:eastAsia="Times New Roman" w:hAnsi="Times New Roman" w:cs="Times New Roman"/>
          <w:sz w:val="24"/>
          <w:szCs w:val="24"/>
        </w:rPr>
        <w:t>taxonomic and environmental</w:t>
      </w:r>
      <w:r w:rsidR="00410DA6">
        <w:rPr>
          <w:rFonts w:ascii="Times New Roman" w:eastAsia="Times New Roman" w:hAnsi="Times New Roman" w:cs="Times New Roman"/>
          <w:sz w:val="24"/>
          <w:szCs w:val="24"/>
        </w:rPr>
        <w:t xml:space="preserve"> aspects of </w:t>
      </w:r>
      <w:r w:rsidR="00213C46">
        <w:rPr>
          <w:rFonts w:ascii="Times New Roman" w:eastAsia="Times New Roman" w:hAnsi="Times New Roman" w:cs="Times New Roman"/>
          <w:sz w:val="24"/>
          <w:szCs w:val="24"/>
        </w:rPr>
        <w:t xml:space="preserve">algal </w:t>
      </w:r>
      <w:r w:rsidR="00410DA6">
        <w:rPr>
          <w:rFonts w:ascii="Times New Roman" w:eastAsia="Times New Roman" w:hAnsi="Times New Roman" w:cs="Times New Roman"/>
          <w:sz w:val="24"/>
          <w:szCs w:val="24"/>
        </w:rPr>
        <w:t>nutritional content. S</w:t>
      </w:r>
      <w:r w:rsidR="004D6200">
        <w:rPr>
          <w:rFonts w:ascii="Times New Roman" w:eastAsia="Times New Roman" w:hAnsi="Times New Roman" w:cs="Times New Roman"/>
          <w:sz w:val="24"/>
          <w:szCs w:val="24"/>
        </w:rPr>
        <w:t>ewage loading</w:t>
      </w:r>
      <w:r w:rsidR="00D7376E">
        <w:rPr>
          <w:rFonts w:ascii="Times New Roman" w:eastAsia="Times New Roman" w:hAnsi="Times New Roman" w:cs="Times New Roman"/>
          <w:sz w:val="24"/>
          <w:szCs w:val="24"/>
        </w:rPr>
        <w:t xml:space="preserve"> that drives</w:t>
      </w:r>
      <w:r w:rsidR="003E389B">
        <w:rPr>
          <w:rFonts w:ascii="Times New Roman" w:eastAsia="Times New Roman" w:hAnsi="Times New Roman" w:cs="Times New Roman"/>
          <w:sz w:val="24"/>
          <w:szCs w:val="24"/>
        </w:rPr>
        <w:t xml:space="preserve"> </w:t>
      </w:r>
      <w:r w:rsidR="00550036">
        <w:rPr>
          <w:rFonts w:ascii="Times New Roman" w:eastAsia="Times New Roman" w:hAnsi="Times New Roman" w:cs="Times New Roman"/>
          <w:sz w:val="24"/>
          <w:szCs w:val="24"/>
        </w:rPr>
        <w:t>successional shifts</w:t>
      </w:r>
      <w:r w:rsidR="003E389B">
        <w:rPr>
          <w:rFonts w:ascii="Times New Roman" w:eastAsia="Times New Roman" w:hAnsi="Times New Roman" w:cs="Times New Roman"/>
          <w:sz w:val="24"/>
          <w:szCs w:val="24"/>
        </w:rPr>
        <w:t xml:space="preserve"> from diatom-dominated to chlorophyte-dominated communities </w:t>
      </w:r>
      <w:r w:rsidR="00550036">
        <w:rPr>
          <w:rFonts w:ascii="Times New Roman" w:eastAsia="Times New Roman" w:hAnsi="Times New Roman" w:cs="Times New Roman"/>
          <w:sz w:val="24"/>
          <w:szCs w:val="24"/>
        </w:rPr>
        <w:t>may</w:t>
      </w:r>
      <w:r w:rsidR="003E389B">
        <w:rPr>
          <w:rFonts w:ascii="Times New Roman" w:eastAsia="Times New Roman" w:hAnsi="Times New Roman" w:cs="Times New Roman"/>
          <w:sz w:val="24"/>
          <w:szCs w:val="24"/>
        </w:rPr>
        <w:t xml:space="preserve"> be expected to decrease 20-Carbon EFAs </w:t>
      </w:r>
      <w:r w:rsidR="00550036">
        <w:rPr>
          <w:rFonts w:ascii="Times New Roman" w:eastAsia="Times New Roman" w:hAnsi="Times New Roman" w:cs="Times New Roman"/>
          <w:sz w:val="24"/>
          <w:szCs w:val="24"/>
        </w:rPr>
        <w:t>and</w:t>
      </w:r>
      <w:r w:rsidR="003E389B">
        <w:rPr>
          <w:rFonts w:ascii="Times New Roman" w:eastAsia="Times New Roman" w:hAnsi="Times New Roman" w:cs="Times New Roman"/>
          <w:sz w:val="24"/>
          <w:szCs w:val="24"/>
        </w:rPr>
        <w:t xml:space="preserve"> increase </w:t>
      </w:r>
      <w:r w:rsidR="00550036">
        <w:rPr>
          <w:rFonts w:ascii="Times New Roman" w:eastAsia="Times New Roman" w:hAnsi="Times New Roman" w:cs="Times New Roman"/>
          <w:sz w:val="24"/>
          <w:szCs w:val="24"/>
        </w:rPr>
        <w:t xml:space="preserve">less nutritious </w:t>
      </w:r>
      <w:r w:rsidR="003E389B">
        <w:rPr>
          <w:rFonts w:ascii="Times New Roman" w:eastAsia="Times New Roman" w:hAnsi="Times New Roman" w:cs="Times New Roman"/>
          <w:sz w:val="24"/>
          <w:szCs w:val="24"/>
        </w:rPr>
        <w:t>18-Carbon EFAs</w:t>
      </w:r>
      <w:r w:rsidR="00550036">
        <w:rPr>
          <w:rFonts w:ascii="Times New Roman" w:eastAsia="Times New Roman" w:hAnsi="Times New Roman" w:cs="Times New Roman"/>
          <w:sz w:val="24"/>
          <w:szCs w:val="24"/>
        </w:rPr>
        <w:t xml:space="preserve">; simultaneously, these communities may become stoichiometrically more nutritious (i.e. </w:t>
      </w:r>
      <w:r w:rsidR="003E389B">
        <w:rPr>
          <w:rFonts w:ascii="Times New Roman" w:eastAsia="Times New Roman" w:hAnsi="Times New Roman" w:cs="Times New Roman"/>
          <w:sz w:val="24"/>
          <w:szCs w:val="24"/>
        </w:rPr>
        <w:t>decreased C:N and C:P</w:t>
      </w:r>
      <w:r w:rsidR="00550036">
        <w:rPr>
          <w:rFonts w:ascii="Times New Roman" w:eastAsia="Times New Roman" w:hAnsi="Times New Roman" w:cs="Times New Roman"/>
          <w:sz w:val="24"/>
          <w:szCs w:val="24"/>
        </w:rPr>
        <w:t xml:space="preserve"> ratios</w:t>
      </w:r>
      <w:r w:rsidR="00683CF7">
        <w:rPr>
          <w:rFonts w:ascii="Times New Roman" w:eastAsia="Times New Roman" w:hAnsi="Times New Roman" w:cs="Times New Roman"/>
          <w:sz w:val="24"/>
          <w:szCs w:val="24"/>
        </w:rPr>
        <w:t>)</w:t>
      </w:r>
      <w:r w:rsidR="00410DA6">
        <w:rPr>
          <w:rFonts w:ascii="Times New Roman" w:eastAsia="Times New Roman" w:hAnsi="Times New Roman" w:cs="Times New Roman"/>
          <w:sz w:val="24"/>
          <w:szCs w:val="24"/>
        </w:rPr>
        <w:t xml:space="preserve">, as chlorophyte-associated communities </w:t>
      </w:r>
      <w:commentRangeStart w:id="20"/>
      <w:r w:rsidR="001F6777">
        <w:rPr>
          <w:rFonts w:ascii="Times New Roman" w:eastAsia="Times New Roman" w:hAnsi="Times New Roman" w:cs="Times New Roman"/>
          <w:sz w:val="24"/>
          <w:szCs w:val="24"/>
        </w:rPr>
        <w:t>undergo</w:t>
      </w:r>
      <w:r w:rsidR="00410DA6">
        <w:rPr>
          <w:rFonts w:ascii="Times New Roman" w:eastAsia="Times New Roman" w:hAnsi="Times New Roman" w:cs="Times New Roman"/>
          <w:sz w:val="24"/>
          <w:szCs w:val="24"/>
        </w:rPr>
        <w:t xml:space="preserve"> </w:t>
      </w:r>
      <w:commentRangeEnd w:id="20"/>
      <w:r w:rsidR="009301F5">
        <w:rPr>
          <w:rStyle w:val="CommentReference"/>
        </w:rPr>
        <w:commentReference w:id="20"/>
      </w:r>
      <w:r w:rsidR="00410DA6">
        <w:rPr>
          <w:rFonts w:ascii="Times New Roman" w:eastAsia="Times New Roman" w:hAnsi="Times New Roman" w:cs="Times New Roman"/>
          <w:sz w:val="24"/>
          <w:szCs w:val="24"/>
        </w:rPr>
        <w:t xml:space="preserve">increased nutrient uptake </w:t>
      </w:r>
      <w:r w:rsidR="00410DA6">
        <w:rPr>
          <w:rFonts w:ascii="Times New Roman" w:eastAsia="Times New Roman" w:hAnsi="Times New Roman" w:cs="Times New Roman"/>
          <w:sz w:val="24"/>
          <w:szCs w:val="24"/>
        </w:rPr>
        <w:fldChar w:fldCharType="begin"/>
      </w:r>
      <w:r w:rsidR="00410DA6">
        <w:rPr>
          <w:rFonts w:ascii="Times New Roman" w:eastAsia="Times New Roman" w:hAnsi="Times New Roman" w:cs="Times New Roman"/>
          <w:sz w:val="24"/>
          <w:szCs w:val="24"/>
        </w:rPr>
        <w:instrText xml:space="preserve"> ADDIN ZOTERO_ITEM CSL_CITATION {"citationID":"ABnu0TPG","properties":{"formattedCitation":"(Nydick et al. 2004; Oleksy et al. 2021)","plainCitation":"(Nydick et al. 2004; Oleksy et al. 2021)","noteIndex":0},"citationItems":[{"id":4733,"uris":["http://zotero.org/users/2645460/items/EMLQG6H6"],"uri":["http://zotero.org/users/2645460/items/EMLQG6H6"],"itemData":{"id":4733,"type":"article-journal","container-title":"Canadian Journal of Fisheries and Aquatic Sciences","DOI":"10.1139/f04-085","ISSN":"0706-652X","issue":"7","journalAbbreviation":"Can. J. Fish. Aquat. Sci.","page":"1256-1268","source":"cdnsciencepub.com (Atypon)","title":"Nitrogen regulation of algal biomass, productivity, and composition in shallow mountain lakes, Snowy Range, Wyoming, USA","volume":"61","author":[{"family":"Nydick","given":"Koren R"},{"family":"Lafrancois","given":"Brenda Moraska"},{"family":"Baron","given":"Jill S"},{"family":"Johnson","given":"Brett M"}],"issued":{"date-parts":[["2004",7,1]]}}},{"id":4327,"uris":["http://zotero.org/groups/2850654/items/N3AS8XDT"],"uri":["http://zotero.org/groups/2850654/items/N3AS8XDT"],"itemData":{"id":4327,"type":"article-journal","abstract":"AbstractIn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410DA6">
        <w:rPr>
          <w:rFonts w:ascii="Times New Roman" w:eastAsia="Times New Roman" w:hAnsi="Times New Roman" w:cs="Times New Roman"/>
          <w:sz w:val="24"/>
          <w:szCs w:val="24"/>
        </w:rPr>
        <w:fldChar w:fldCharType="separate"/>
      </w:r>
      <w:r w:rsidR="00410DA6" w:rsidRPr="001F6777">
        <w:rPr>
          <w:rFonts w:ascii="Times New Roman" w:hAnsi="Times New Roman" w:cs="Times New Roman"/>
          <w:sz w:val="24"/>
        </w:rPr>
        <w:t>(Nydick et al. 2004; Oleksy et al. 2021)</w:t>
      </w:r>
      <w:r w:rsidR="00410DA6">
        <w:rPr>
          <w:rFonts w:ascii="Times New Roman" w:eastAsia="Times New Roman" w:hAnsi="Times New Roman" w:cs="Times New Roman"/>
          <w:sz w:val="24"/>
          <w:szCs w:val="24"/>
        </w:rPr>
        <w:fldChar w:fldCharType="end"/>
      </w:r>
      <w:r w:rsidR="00550036">
        <w:rPr>
          <w:rFonts w:ascii="Times New Roman" w:eastAsia="Times New Roman" w:hAnsi="Times New Roman" w:cs="Times New Roman"/>
          <w:sz w:val="24"/>
          <w:szCs w:val="24"/>
        </w:rPr>
        <w:t xml:space="preserve">. </w:t>
      </w:r>
      <w:commentRangeEnd w:id="2"/>
      <w:r w:rsidR="000D4B60">
        <w:rPr>
          <w:rStyle w:val="CommentReference"/>
        </w:rPr>
        <w:commentReference w:id="2"/>
      </w:r>
      <w:commentRangeEnd w:id="3"/>
      <w:r w:rsidR="001F6777">
        <w:rPr>
          <w:rStyle w:val="CommentReference"/>
        </w:rPr>
        <w:commentReference w:id="3"/>
      </w:r>
    </w:p>
    <w:p w14:paraId="7EDCD935" w14:textId="77777777" w:rsidR="00A7754D" w:rsidRDefault="00A7754D">
      <w:pPr>
        <w:widowControl w:val="0"/>
        <w:spacing w:line="240" w:lineRule="auto"/>
        <w:rPr>
          <w:rFonts w:ascii="Times New Roman" w:eastAsia="Times New Roman" w:hAnsi="Times New Roman" w:cs="Times New Roman"/>
          <w:sz w:val="24"/>
          <w:szCs w:val="24"/>
        </w:rPr>
      </w:pPr>
    </w:p>
    <w:p w14:paraId="7985C6C1" w14:textId="7CA219A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investigate how sewage-associated nutrient addition can alter nearshore periphyton community composition</w:t>
      </w:r>
      <w:r w:rsidR="005923F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5923F5">
        <w:rPr>
          <w:rFonts w:ascii="Times New Roman" w:eastAsia="Times New Roman" w:hAnsi="Times New Roman" w:cs="Times New Roman"/>
          <w:sz w:val="24"/>
          <w:szCs w:val="24"/>
        </w:rPr>
        <w:t xml:space="preserve">thus </w:t>
      </w:r>
      <w:r>
        <w:rPr>
          <w:rFonts w:ascii="Times New Roman" w:eastAsia="Times New Roman" w:hAnsi="Times New Roman" w:cs="Times New Roman"/>
          <w:sz w:val="24"/>
          <w:szCs w:val="24"/>
        </w:rPr>
        <w:t>standing nutritional resources</w:t>
      </w:r>
      <w:r w:rsidR="005923F5">
        <w:rPr>
          <w:rFonts w:ascii="Times New Roman" w:eastAsia="Times New Roman" w:hAnsi="Times New Roman" w:cs="Times New Roman"/>
          <w:sz w:val="24"/>
          <w:szCs w:val="24"/>
        </w:rPr>
        <w:t xml:space="preserve"> for higher level consumers</w:t>
      </w:r>
      <w:r>
        <w:rPr>
          <w:rFonts w:ascii="Times New Roman" w:eastAsia="Times New Roman" w:hAnsi="Times New Roman" w:cs="Times New Roman"/>
          <w:sz w:val="24"/>
          <w:szCs w:val="24"/>
        </w:rPr>
        <w:t>, we surveyed 1</w:t>
      </w:r>
      <w:r w:rsidR="00683CF7">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littoral locations in Flathead Lake (Montana, United States) throughout the tourism season for indicators of sewage pollution and metrics of periphyton community abundance and nutritional content. Flathead Lake is a large, deep, oligotrophic lake in western Montana</w:t>
      </w:r>
      <w:r w:rsidR="008664FC">
        <w:rPr>
          <w:rFonts w:ascii="Times New Roman" w:eastAsia="Times New Roman" w:hAnsi="Times New Roman" w:cs="Times New Roman"/>
          <w:sz w:val="24"/>
          <w:szCs w:val="24"/>
        </w:rPr>
        <w:t xml:space="preserve"> </w:t>
      </w:r>
      <w:r w:rsidR="008664FC">
        <w:rPr>
          <w:rFonts w:ascii="Times New Roman" w:eastAsia="Times New Roman" w:hAnsi="Times New Roman" w:cs="Times New Roman"/>
          <w:sz w:val="24"/>
          <w:szCs w:val="24"/>
        </w:rPr>
        <w:fldChar w:fldCharType="begin"/>
      </w:r>
      <w:r w:rsidR="00683CF7">
        <w:rPr>
          <w:rFonts w:ascii="Times New Roman" w:eastAsia="Times New Roman" w:hAnsi="Times New Roman" w:cs="Times New Roman"/>
          <w:sz w:val="24"/>
          <w:szCs w:val="24"/>
        </w:rPr>
        <w:instrText xml:space="preserve"> ADDIN ZOTERO_ITEM CSL_CITATION {"citationID":"rsgyRdlL","properties":{"formattedCitation":"(Young 1935; Ellis et al. 2011)","plainCitation":"(Young 1935; Ellis et al. 2011)","noteIndex":0},"citationItems":[{"id":4628,"uris":["http://zotero.org/users/2645460/items/ULFMMILY"],"uri":["http://zotero.org/users/2645460/items/ULFMMILY"],"itemData":{"id":4628,"type":"article-journal","container-title":"Ecological Monographs","DOI":"10.2307/1948521","ISSN":"1557-7015","issue":"2","language":"en","page":"1-163","source":"Wiley Online Library","title":"The Life of Flathead Lake, Montana","volume":"5","author":[{"family":"Young","given":"Robert T."}],"issued":{"date-parts":[["1935"]]}}},{"id":721,"uris":["http://zotero.org/users/2645460/items/SVP37V23"],"uri":["http://zotero.org/users/2645460/items/SVP37V23"],"itemData":{"id":721,"type":"article-journal","container-title":"Proceedings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8664FC">
        <w:rPr>
          <w:rFonts w:ascii="Times New Roman" w:eastAsia="Times New Roman" w:hAnsi="Times New Roman" w:cs="Times New Roman"/>
          <w:sz w:val="24"/>
          <w:szCs w:val="24"/>
        </w:rPr>
        <w:fldChar w:fldCharType="separate"/>
      </w:r>
      <w:r w:rsidR="00683CF7" w:rsidRPr="00683CF7">
        <w:rPr>
          <w:rFonts w:ascii="Times New Roman" w:hAnsi="Times New Roman" w:cs="Times New Roman"/>
          <w:sz w:val="24"/>
        </w:rPr>
        <w:t>(Young 1935; Ellis et al. 2011)</w:t>
      </w:r>
      <w:r w:rsidR="008664F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With Glacier National Park covering approximately one third of the lake’s watershed, Flathead Lake’s catchment is largely unpopulated, despite gradual increases in permanent and seasonal human population throughout the previous century</w:t>
      </w:r>
      <w:r w:rsidR="007A5B81">
        <w:rPr>
          <w:rFonts w:ascii="Times New Roman" w:eastAsia="Times New Roman" w:hAnsi="Times New Roman" w:cs="Times New Roman"/>
          <w:sz w:val="24"/>
          <w:szCs w:val="24"/>
        </w:rPr>
        <w:t xml:space="preserve"> </w:t>
      </w:r>
      <w:r w:rsidR="007A5B81">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{"citationID":"ElAS4pN0","properties":{"formattedCitation":"(Stanford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7A5B81">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sidR="007A5B8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Within Flathead </w:t>
      </w:r>
      <w:r w:rsidR="00227E5F">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ake’s </w:t>
      </w:r>
      <w:r w:rsidR="005923F5">
        <w:rPr>
          <w:rFonts w:ascii="Times New Roman" w:eastAsia="Times New Roman" w:hAnsi="Times New Roman" w:cs="Times New Roman"/>
          <w:sz w:val="24"/>
          <w:szCs w:val="24"/>
        </w:rPr>
        <w:t>watershed</w:t>
      </w:r>
      <w:r>
        <w:rPr>
          <w:rFonts w:ascii="Times New Roman" w:eastAsia="Times New Roman" w:hAnsi="Times New Roman" w:cs="Times New Roman"/>
          <w:sz w:val="24"/>
          <w:szCs w:val="24"/>
        </w:rPr>
        <w:t>, areas with intensive development have shown distinct signs of sewage pollution, evidenced by pharmaceutical and personal care product (PPCPs) and volatile organic compounds detected in subsurface</w:t>
      </w:r>
      <w:r w:rsidR="00D5749E">
        <w:rPr>
          <w:rFonts w:ascii="Times New Roman" w:eastAsia="Times New Roman" w:hAnsi="Times New Roman" w:cs="Times New Roman"/>
          <w:sz w:val="24"/>
          <w:szCs w:val="24"/>
        </w:rPr>
        <w:t xml:space="preserve"> waters although not yet in the lake</w:t>
      </w:r>
      <w:r w:rsidR="00184C7E">
        <w:rPr>
          <w:rFonts w:ascii="Times New Roman" w:eastAsia="Times New Roman" w:hAnsi="Times New Roman" w:cs="Times New Roman"/>
          <w:sz w:val="24"/>
          <w:szCs w:val="24"/>
        </w:rPr>
        <w:t xml:space="preserve"> </w:t>
      </w:r>
      <w:r w:rsidR="00184C7E">
        <w:rPr>
          <w:rFonts w:ascii="Times New Roman" w:eastAsia="Times New Roman" w:hAnsi="Times New Roman" w:cs="Times New Roman"/>
          <w:sz w:val="24"/>
          <w:szCs w:val="24"/>
        </w:rPr>
        <w:fldChar w:fldCharType="begin"/>
      </w:r>
      <w:r w:rsidR="00184C7E">
        <w:rPr>
          <w:rFonts w:ascii="Times New Roman" w:eastAsia="Times New Roman" w:hAnsi="Times New Roman" w:cs="Times New Roman"/>
          <w:sz w:val="24"/>
          <w:szCs w:val="24"/>
        </w:rPr>
        <w:instrText xml:space="preserve"> ADDIN ZOTERO_ITEM CSL_CITATION {"citationID":"z7Pmu5Mh","properties":{"formattedCitation":"(Tappenbeck and Ellis 2010, 2011)","plainCitation":"(Tappenbeck and Ellis 2010, 2011)","noteIndex":0},"citationItems":[{"id":4635,"uris":["http://zotero.org/users/2645460/items/2SFL4YFS"],"uri":["http://zotero.org/users/2645460/items/2SFL4YFS"],"itemData":{"id":4635,"type":"report","event-place":"Flathead Lake Biological Station","number":"FLBS Report 206-10","page":"55","publisher":"Flathead Basin Commission","publisher-place":"Flathead Lake Biological Station","title":"Assessment of Groundwater Pollutants and Contaminants in the Shallow Aquifer of the Flathead Valley, Kalispell, Montana: Phase I","author":[{"family":"Tappenbeck","given":"Tyler H"},{"family":"Ellis","given":"Bonnie K"}],"issued":{"date-parts":[["2010"]]}}},{"id":4634,"uris":["http://zotero.org/users/2645460/items/3K4G8KQS"],"uri":["http://zotero.org/users/2645460/items/3K4G8KQS"],"itemData":{"id":4634,"type":"report","event-place":"Flathead Lake Biological Station","number":"FLCS Report 207-11","page":"60","publisher":"Flathead Basin Commission","publisher-place":"Flathead Lake Biological Station","title":"Assessment of Groundwater Pollutants and Contaminants in the Shallow Aquifer of Flathead Valley, Kalispell, Montana: Phase II","author":[{"family":"Tappenbeck","given":"Tyler H"},{"family":"Ellis","given":"Bonnie K"}],"issued":{"date-parts":[["2011"]]}}}],"schema":"https://github.com/citation-style-language/schema/raw/master/csl-citation.json"} </w:instrText>
      </w:r>
      <w:r w:rsidR="00184C7E">
        <w:rPr>
          <w:rFonts w:ascii="Times New Roman" w:eastAsia="Times New Roman" w:hAnsi="Times New Roman" w:cs="Times New Roman"/>
          <w:sz w:val="24"/>
          <w:szCs w:val="24"/>
        </w:rPr>
        <w:fldChar w:fldCharType="separate"/>
      </w:r>
      <w:r w:rsidR="00184C7E" w:rsidRPr="00184C7E">
        <w:rPr>
          <w:rFonts w:ascii="Times New Roman" w:hAnsi="Times New Roman" w:cs="Times New Roman"/>
          <w:sz w:val="24"/>
        </w:rPr>
        <w:t>(Tappenbeck and Ellis 2010, 2011)</w:t>
      </w:r>
      <w:r w:rsidR="00184C7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As loca</w:t>
      </w:r>
      <w:r w:rsidR="007A5B81">
        <w:rPr>
          <w:rFonts w:ascii="Times New Roman" w:eastAsia="Times New Roman" w:hAnsi="Times New Roman" w:cs="Times New Roman"/>
          <w:sz w:val="24"/>
          <w:szCs w:val="24"/>
        </w:rPr>
        <w:t>tions</w:t>
      </w:r>
      <w:r>
        <w:rPr>
          <w:rFonts w:ascii="Times New Roman" w:eastAsia="Times New Roman" w:hAnsi="Times New Roman" w:cs="Times New Roman"/>
          <w:sz w:val="24"/>
          <w:szCs w:val="24"/>
        </w:rPr>
        <w:t xml:space="preserve"> with dense human population a</w:t>
      </w:r>
      <w:r w:rsidR="007A5B81">
        <w:rPr>
          <w:rFonts w:ascii="Times New Roman" w:eastAsia="Times New Roman" w:hAnsi="Times New Roman" w:cs="Times New Roman"/>
          <w:sz w:val="24"/>
          <w:szCs w:val="24"/>
        </w:rPr>
        <w:t>re</w:t>
      </w:r>
      <w:r>
        <w:rPr>
          <w:rFonts w:ascii="Times New Roman" w:eastAsia="Times New Roman" w:hAnsi="Times New Roman" w:cs="Times New Roman"/>
          <w:sz w:val="24"/>
          <w:szCs w:val="24"/>
        </w:rPr>
        <w:t xml:space="preserve"> generally located away from the lake, (e.g., &gt; 20 km), Flathead’s pelagic is </w:t>
      </w:r>
      <w:r w:rsidR="007A5B81">
        <w:rPr>
          <w:rFonts w:ascii="Times New Roman" w:eastAsia="Times New Roman" w:hAnsi="Times New Roman" w:cs="Times New Roman"/>
          <w:sz w:val="24"/>
          <w:szCs w:val="24"/>
        </w:rPr>
        <w:t>broadly</w:t>
      </w:r>
      <w:r>
        <w:rPr>
          <w:rFonts w:ascii="Times New Roman" w:eastAsia="Times New Roman" w:hAnsi="Times New Roman" w:cs="Times New Roman"/>
          <w:sz w:val="24"/>
          <w:szCs w:val="24"/>
        </w:rPr>
        <w:t xml:space="preserve"> oligotrophic, likely due to the lake’s exceptionally low hydraulic residence time (~3 years;</w:t>
      </w:r>
      <w:r w:rsidR="00D1100F">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{"citationID":"iG46edxr","properties":{"formattedCitation":"(Stanford et al. 1983)","plainCitation":"(Stanford et al. 1983)","dontUpdate":true,"noteIndex":0},"citationItems":[{"id":4633,"uris":["http://zotero.org/users/2645460/items/MTJINP7G"],"uri":["http://zotero.org/users/2645460/items/MTJINP7G"],"itemData":{"id":4633,"type":"report","event-place":"Flathead Lake Biological Station","genre":"Flathead River Basin Environmental Impact Study","number":"Open File Report 076-83","publisher":"U.S. Environmental Protection Agency","publisher-place":"Flathead Lake Biological Station","title":"Limnology of Flathead Lake","author":[{"family":"Stanford","given":"Jack A"},{"family":"Stuart","given":"T. J."},{"family":"Ellis","given":"Bonnie K"}],"issued":{"date-parts":[["1983"]]}}}],"schema":"https://github.com/citation-style-language/schema/raw/master/csl-citation.json"} </w:instrText>
      </w:r>
      <w:r w:rsidR="00D1100F">
        <w:rPr>
          <w:rFonts w:ascii="Times New Roman" w:eastAsia="Times New Roman" w:hAnsi="Times New Roman" w:cs="Times New Roman"/>
          <w:sz w:val="24"/>
          <w:szCs w:val="24"/>
        </w:rPr>
        <w:fldChar w:fldCharType="separate"/>
      </w:r>
      <w:r w:rsidR="00D1100F">
        <w:rPr>
          <w:rFonts w:ascii="Times New Roman" w:hAnsi="Times New Roman" w:cs="Times New Roman"/>
          <w:sz w:val="24"/>
        </w:rPr>
        <w:t xml:space="preserve"> </w:t>
      </w:r>
      <w:r w:rsidR="00D1100F" w:rsidRPr="00D1100F">
        <w:rPr>
          <w:rFonts w:ascii="Times New Roman" w:hAnsi="Times New Roman" w:cs="Times New Roman"/>
          <w:sz w:val="24"/>
        </w:rPr>
        <w:t>Stanford et al. 1983)</w:t>
      </w:r>
      <w:r w:rsidR="00D1100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relative to its size</w:t>
      </w:r>
      <w:r w:rsidR="00D1100F">
        <w:rPr>
          <w:rFonts w:ascii="Times New Roman" w:eastAsia="Times New Roman" w:hAnsi="Times New Roman" w:cs="Times New Roman"/>
          <w:sz w:val="24"/>
          <w:szCs w:val="24"/>
        </w:rPr>
        <w:t xml:space="preserve"> </w:t>
      </w:r>
      <w:r w:rsidR="00D1100F">
        <w:rPr>
          <w:rFonts w:ascii="Times New Roman" w:eastAsia="Times New Roman" w:hAnsi="Times New Roman" w:cs="Times New Roman"/>
          <w:sz w:val="24"/>
          <w:szCs w:val="24"/>
        </w:rPr>
        <w:fldChar w:fldCharType="begin"/>
      </w:r>
      <w:r w:rsidR="00D1100F">
        <w:rPr>
          <w:rFonts w:ascii="Times New Roman" w:eastAsia="Times New Roman" w:hAnsi="Times New Roman" w:cs="Times New Roman"/>
          <w:sz w:val="24"/>
          <w:szCs w:val="24"/>
        </w:rPr>
        <w:instrText xml:space="preserve"> ADDIN ZOTERO_ITEM CSL_CITATION {"citationID":"WwoQKkIf","properties":{"formattedCitation":"(Messager et al. 2016)","plainCitation":"(Messager et al. 2016)","noteIndex":0},"citationItems":[{"id":435,"uris":["http://zotero.org/users/2645460/items/IRIIFBIJ"],"uri":["http://zotero.org/users/2645460/items/IRIIFBIJ"],"itemData":{"id":435,"type":"article-journal","container-title":"Nature Communications","DOI":"10.1038/ncomms13603","ISSN":"2041-1723","page":"13603","source":"CrossRef","title":"Estimating the volume and age of water stored in global lakes using a geo-statistical approach","volume":"7","author":[{"family":"Messager","given":"Mathis Loïc"},{"family":"Lehner","given":"Bernhard"},{"family":"Grill","given":"Günther"},{"family":"Nedeva","given":"Irena"},{"family":"Schmitt","given":"Oliver"}],"issued":{"date-parts":[["2016",12,15]]}}}],"schema":"https://github.com/citation-style-language/schema/raw/master/csl-citation.json"} </w:instrText>
      </w:r>
      <w:r w:rsidR="00D1100F">
        <w:rPr>
          <w:rFonts w:ascii="Times New Roman" w:eastAsia="Times New Roman" w:hAnsi="Times New Roman" w:cs="Times New Roman"/>
          <w:sz w:val="24"/>
          <w:szCs w:val="24"/>
        </w:rPr>
        <w:fldChar w:fldCharType="separate"/>
      </w:r>
      <w:r w:rsidR="00D1100F" w:rsidRPr="00D1100F">
        <w:rPr>
          <w:rFonts w:ascii="Times New Roman" w:hAnsi="Times New Roman" w:cs="Times New Roman"/>
          <w:sz w:val="24"/>
        </w:rPr>
        <w:t>(Messager et al. 2016)</w:t>
      </w:r>
      <w:r w:rsidR="00D1100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While the human population in Flathead Lake’s watershed is low, the littoral areas with adjacent lakeside development have been suspected of localized sewage pollution</w:t>
      </w:r>
      <w:r w:rsidR="00D1100F">
        <w:rPr>
          <w:rFonts w:ascii="Times New Roman" w:eastAsia="Times New Roman" w:hAnsi="Times New Roman" w:cs="Times New Roman"/>
          <w:sz w:val="24"/>
          <w:szCs w:val="24"/>
        </w:rPr>
        <w:t xml:space="preserve"> </w:t>
      </w:r>
      <w:r w:rsidR="00D1100F">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{"citationID":"mjsvMtdF","properties":{"formattedCitation":"(Stanford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D1100F">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sidR="00D1100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evidenced by sustained increases in periphyton biomass since the 1980s. In particular, littoral sites without adjacent centralized wastewater treatment infrastructure (e.g., sewage treatment plants) have demonstrated signs of nonpoint nutrient addition, which could be contributed from decentralized forms of wastewater management such as </w:t>
      </w:r>
      <w:r w:rsidR="002964CE">
        <w:rPr>
          <w:rFonts w:ascii="Times New Roman" w:eastAsia="Times New Roman" w:hAnsi="Times New Roman" w:cs="Times New Roman"/>
          <w:sz w:val="24"/>
          <w:szCs w:val="24"/>
        </w:rPr>
        <w:t xml:space="preserve">improperly functioning </w:t>
      </w:r>
      <w:r>
        <w:rPr>
          <w:rFonts w:ascii="Times New Roman" w:eastAsia="Times New Roman" w:hAnsi="Times New Roman" w:cs="Times New Roman"/>
          <w:sz w:val="24"/>
          <w:szCs w:val="24"/>
        </w:rPr>
        <w:t xml:space="preserve">septic </w:t>
      </w:r>
      <w:r w:rsidR="002964CE">
        <w:rPr>
          <w:rFonts w:ascii="Times New Roman" w:eastAsia="Times New Roman" w:hAnsi="Times New Roman" w:cs="Times New Roman"/>
          <w:sz w:val="24"/>
          <w:szCs w:val="24"/>
        </w:rPr>
        <w:t xml:space="preserve">systems </w:t>
      </w:r>
      <w:r w:rsidR="00F56A90">
        <w:rPr>
          <w:rFonts w:ascii="Times New Roman" w:eastAsia="Times New Roman" w:hAnsi="Times New Roman" w:cs="Times New Roman"/>
          <w:sz w:val="24"/>
          <w:szCs w:val="24"/>
        </w:rPr>
        <w:fldChar w:fldCharType="begin"/>
      </w:r>
      <w:r w:rsidR="00683CF7">
        <w:rPr>
          <w:rFonts w:ascii="Times New Roman" w:eastAsia="Times New Roman" w:hAnsi="Times New Roman" w:cs="Times New Roman"/>
          <w:sz w:val="24"/>
          <w:szCs w:val="24"/>
        </w:rPr>
        <w:instrText xml:space="preserve"> ADDIN ZOTERO_ITEM CSL_CITATION {"citationID":"n0uFdz8d","properties":{"formattedCitation":"(Stanford et al. 1994a; Makepeace and Mladenich 1996; Moore et al. 2003; Withers et al. 2014)","plainCitation":"(Stanford et al. 1994a; Makepeace and Mladenich 1996; Moore et al. 2003; Withers et al. 2014)","noteIndex":0},"citationItems":[{"id":4632,"uris":["http://zotero.org/users/2645460/items/KSP7KTTT"],"uri":["http://zotero.org/users/2645460/items/KSP7KTTT"],"itemData":{"id":4632,"type":"report","number":"FLBS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F56A90">
        <w:rPr>
          <w:rFonts w:ascii="Times New Roman" w:eastAsia="Times New Roman" w:hAnsi="Times New Roman" w:cs="Times New Roman"/>
          <w:sz w:val="24"/>
          <w:szCs w:val="24"/>
        </w:rPr>
        <w:fldChar w:fldCharType="separate"/>
      </w:r>
      <w:r w:rsidR="00683CF7" w:rsidRPr="00683CF7">
        <w:rPr>
          <w:rFonts w:ascii="Times New Roman" w:hAnsi="Times New Roman" w:cs="Times New Roman"/>
          <w:sz w:val="24"/>
        </w:rPr>
        <w:t>(Stanford et al. 1994a; Makepeace and Mladenich 1996; Moore et al. 2003; Withers et al. 2014)</w:t>
      </w:r>
      <w:r w:rsidR="00F56A9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These same lakeside developments also tend to experience large tourism activity throughout the summer, where a reliance on decentralized sewage treatment could create moments of increased nutrient loading during the tourism season followed by reduced sewage loading after the tourism season. Similarly, littoral areas near locations with centralized sewage treatment also experience increased tourism during the summer, but </w:t>
      </w:r>
      <w:r w:rsidR="008E2162">
        <w:rPr>
          <w:rFonts w:ascii="Times New Roman" w:eastAsia="Times New Roman" w:hAnsi="Times New Roman" w:cs="Times New Roman"/>
          <w:sz w:val="24"/>
          <w:szCs w:val="24"/>
        </w:rPr>
        <w:t xml:space="preserve">as these areas tend to have larger, </w:t>
      </w:r>
      <w:r w:rsidR="002964CE">
        <w:rPr>
          <w:rFonts w:ascii="Times New Roman" w:eastAsia="Times New Roman" w:hAnsi="Times New Roman" w:cs="Times New Roman"/>
          <w:sz w:val="24"/>
          <w:szCs w:val="24"/>
        </w:rPr>
        <w:t>less transient</w:t>
      </w:r>
      <w:r w:rsidR="008E2162">
        <w:rPr>
          <w:rFonts w:ascii="Times New Roman" w:eastAsia="Times New Roman" w:hAnsi="Times New Roman" w:cs="Times New Roman"/>
          <w:sz w:val="24"/>
          <w:szCs w:val="24"/>
        </w:rPr>
        <w:t xml:space="preserve"> human populations</w:t>
      </w:r>
      <w:r>
        <w:rPr>
          <w:rFonts w:ascii="Times New Roman" w:eastAsia="Times New Roman" w:hAnsi="Times New Roman" w:cs="Times New Roman"/>
          <w:sz w:val="24"/>
          <w:szCs w:val="24"/>
        </w:rPr>
        <w:t xml:space="preserve">, these </w:t>
      </w:r>
      <w:r w:rsidR="008E2162">
        <w:rPr>
          <w:rFonts w:ascii="Times New Roman" w:eastAsia="Times New Roman" w:hAnsi="Times New Roman" w:cs="Times New Roman"/>
          <w:sz w:val="24"/>
          <w:szCs w:val="24"/>
        </w:rPr>
        <w:t>adjacent nearshore locations</w:t>
      </w:r>
      <w:r>
        <w:rPr>
          <w:rFonts w:ascii="Times New Roman" w:eastAsia="Times New Roman" w:hAnsi="Times New Roman" w:cs="Times New Roman"/>
          <w:sz w:val="24"/>
          <w:szCs w:val="24"/>
        </w:rPr>
        <w:t xml:space="preserve"> </w:t>
      </w:r>
      <w:r w:rsidR="008E2162">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likely experience consistent but elevated wastewater</w:t>
      </w:r>
      <w:r w:rsidR="00530218">
        <w:rPr>
          <w:rFonts w:ascii="Times New Roman" w:eastAsia="Times New Roman" w:hAnsi="Times New Roman" w:cs="Times New Roman"/>
          <w:sz w:val="24"/>
          <w:szCs w:val="24"/>
        </w:rPr>
        <w:t xml:space="preserve">-associated nutrient loading </w:t>
      </w:r>
      <w:r>
        <w:rPr>
          <w:rFonts w:ascii="Times New Roman" w:eastAsia="Times New Roman" w:hAnsi="Times New Roman" w:cs="Times New Roman"/>
          <w:sz w:val="24"/>
          <w:szCs w:val="24"/>
        </w:rPr>
        <w:t xml:space="preserve">relative to </w:t>
      </w:r>
      <w:r w:rsidR="008E2162">
        <w:rPr>
          <w:rFonts w:ascii="Times New Roman" w:eastAsia="Times New Roman" w:hAnsi="Times New Roman" w:cs="Times New Roman"/>
          <w:sz w:val="24"/>
          <w:szCs w:val="24"/>
        </w:rPr>
        <w:t>nearshore communities</w:t>
      </w:r>
      <w:r>
        <w:rPr>
          <w:rFonts w:ascii="Times New Roman" w:eastAsia="Times New Roman" w:hAnsi="Times New Roman" w:cs="Times New Roman"/>
          <w:sz w:val="24"/>
          <w:szCs w:val="24"/>
        </w:rPr>
        <w:t xml:space="preserve"> with </w:t>
      </w:r>
      <w:r w:rsidR="008E2162">
        <w:rPr>
          <w:rFonts w:ascii="Times New Roman" w:eastAsia="Times New Roman" w:hAnsi="Times New Roman" w:cs="Times New Roman"/>
          <w:sz w:val="24"/>
          <w:szCs w:val="24"/>
        </w:rPr>
        <w:t xml:space="preserve">adjacent </w:t>
      </w:r>
      <w:r>
        <w:rPr>
          <w:rFonts w:ascii="Times New Roman" w:eastAsia="Times New Roman" w:hAnsi="Times New Roman" w:cs="Times New Roman"/>
          <w:sz w:val="24"/>
          <w:szCs w:val="24"/>
        </w:rPr>
        <w:t xml:space="preserve">decentralized infrastructure.  </w:t>
      </w:r>
    </w:p>
    <w:p w14:paraId="1C26C7BC" w14:textId="77777777" w:rsidR="00A7754D" w:rsidRDefault="00A7754D">
      <w:pPr>
        <w:widowControl w:val="0"/>
        <w:spacing w:line="240" w:lineRule="auto"/>
        <w:rPr>
          <w:rFonts w:ascii="Times New Roman" w:eastAsia="Times New Roman" w:hAnsi="Times New Roman" w:cs="Times New Roman"/>
          <w:sz w:val="24"/>
          <w:szCs w:val="24"/>
        </w:rPr>
      </w:pPr>
    </w:p>
    <w:p w14:paraId="16C94740" w14:textId="78AE196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w:r w:rsidR="009A3EFF">
        <w:rPr>
          <w:rFonts w:ascii="Times New Roman" w:eastAsia="Times New Roman" w:hAnsi="Times New Roman" w:cs="Times New Roman"/>
          <w:sz w:val="24"/>
          <w:szCs w:val="24"/>
        </w:rPr>
        <w:t xml:space="preserve">prior </w:t>
      </w:r>
      <w:r>
        <w:rPr>
          <w:rFonts w:ascii="Times New Roman" w:eastAsia="Times New Roman" w:hAnsi="Times New Roman" w:cs="Times New Roman"/>
          <w:sz w:val="24"/>
          <w:szCs w:val="24"/>
        </w:rPr>
        <w:t xml:space="preserve">evidence that Flathead’s periphyton communities may be responding to </w:t>
      </w:r>
      <w:r w:rsidR="009A3EFF">
        <w:rPr>
          <w:rFonts w:ascii="Times New Roman" w:eastAsia="Times New Roman" w:hAnsi="Times New Roman" w:cs="Times New Roman"/>
          <w:sz w:val="24"/>
          <w:szCs w:val="24"/>
        </w:rPr>
        <w:t>external nutrient loading</w:t>
      </w:r>
      <w:r>
        <w:rPr>
          <w:rFonts w:ascii="Times New Roman" w:eastAsia="Times New Roman" w:hAnsi="Times New Roman" w:cs="Times New Roman"/>
          <w:sz w:val="24"/>
          <w:szCs w:val="24"/>
        </w:rPr>
        <w:t xml:space="preserve">, our goal was to understand how spatially and temporally heterogeneous nutrient </w:t>
      </w:r>
      <w:r w:rsidR="00530218">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t xml:space="preserve"> from seasonal tourism may alter algal community composition and, thus, the available nutrition to the food web. This goal can be divided into three specific objectives:</w:t>
      </w:r>
    </w:p>
    <w:p w14:paraId="42BF0E75" w14:textId="3E28E5DF" w:rsidR="00A7754D" w:rsidRDefault="003E389B">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areas and moments of wastewater</w:t>
      </w:r>
      <w:r w:rsidR="009A3EFF">
        <w:rPr>
          <w:rFonts w:ascii="Times New Roman" w:eastAsia="Times New Roman" w:hAnsi="Times New Roman" w:cs="Times New Roman"/>
          <w:sz w:val="24"/>
          <w:szCs w:val="24"/>
        </w:rPr>
        <w:t>-associated nutrient loading</w:t>
      </w:r>
      <w:r>
        <w:rPr>
          <w:rFonts w:ascii="Times New Roman" w:eastAsia="Times New Roman" w:hAnsi="Times New Roman" w:cs="Times New Roman"/>
          <w:sz w:val="24"/>
          <w:szCs w:val="24"/>
        </w:rPr>
        <w:t xml:space="preserve"> using sewage-specific indicators,</w:t>
      </w:r>
    </w:p>
    <w:p w14:paraId="369A7ECA" w14:textId="77777777" w:rsidR="00A7754D" w:rsidRDefault="003E389B">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assess the relationship between sewage-specific indicators and periphyton community composition</w:t>
      </w:r>
    </w:p>
    <w:p w14:paraId="5FFECE84" w14:textId="77777777" w:rsidR="00A7754D" w:rsidRDefault="003E389B">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evaluate how periphyton community compositional shifts may correspond with altered nutritional quality. </w:t>
      </w:r>
    </w:p>
    <w:p w14:paraId="4D459490" w14:textId="417F1BD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hypothesized that (1) sewage-specific indicators, such as PPCP concentration as well as branched- and odd</w:t>
      </w:r>
      <w:r w:rsidR="00530218">
        <w:rPr>
          <w:rFonts w:ascii="Times New Roman" w:eastAsia="Times New Roman" w:hAnsi="Times New Roman" w:cs="Times New Roman"/>
          <w:sz w:val="24"/>
          <w:szCs w:val="24"/>
        </w:rPr>
        <w:t>-</w:t>
      </w:r>
      <w:r>
        <w:rPr>
          <w:rFonts w:ascii="Times New Roman" w:eastAsia="Times New Roman" w:hAnsi="Times New Roman" w:cs="Times New Roman"/>
          <w:sz w:val="24"/>
          <w:szCs w:val="24"/>
        </w:rPr>
        <w:t>chain fatty acids</w:t>
      </w:r>
      <w:r w:rsidR="00994F87">
        <w:rPr>
          <w:rFonts w:ascii="Times New Roman" w:eastAsia="Times New Roman" w:hAnsi="Times New Roman" w:cs="Times New Roman"/>
          <w:sz w:val="24"/>
          <w:szCs w:val="24"/>
        </w:rPr>
        <w:t xml:space="preserve"> characteristic of bacteria</w:t>
      </w:r>
      <w:r>
        <w:rPr>
          <w:rFonts w:ascii="Times New Roman" w:eastAsia="Times New Roman" w:hAnsi="Times New Roman" w:cs="Times New Roman"/>
          <w:sz w:val="24"/>
          <w:szCs w:val="24"/>
        </w:rPr>
        <w:t>, would increase near areas with increased population density</w:t>
      </w:r>
      <w:r w:rsidR="00683CF7">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proximity to lakeside development</w:t>
      </w:r>
      <w:r w:rsidR="00CE161E">
        <w:rPr>
          <w:rFonts w:ascii="Times New Roman" w:eastAsia="Times New Roman" w:hAnsi="Times New Roman" w:cs="Times New Roman"/>
          <w:sz w:val="24"/>
          <w:szCs w:val="24"/>
        </w:rPr>
        <w:t xml:space="preserve"> </w:t>
      </w:r>
      <w:r w:rsidR="002F7217">
        <w:rPr>
          <w:rFonts w:ascii="Times New Roman" w:eastAsia="Times New Roman" w:hAnsi="Times New Roman" w:cs="Times New Roman"/>
          <w:sz w:val="24"/>
          <w:szCs w:val="24"/>
        </w:rPr>
        <w:t>as well as during moments of increased human activity</w:t>
      </w:r>
      <w:r>
        <w:rPr>
          <w:rFonts w:ascii="Times New Roman" w:eastAsia="Times New Roman" w:hAnsi="Times New Roman" w:cs="Times New Roman"/>
          <w:sz w:val="24"/>
          <w:szCs w:val="24"/>
        </w:rPr>
        <w:t xml:space="preserve">; (2) an elevated sewage signal would </w:t>
      </w:r>
      <w:r w:rsidR="004D6200">
        <w:rPr>
          <w:rFonts w:ascii="Times New Roman" w:eastAsia="Times New Roman" w:hAnsi="Times New Roman" w:cs="Times New Roman"/>
          <w:sz w:val="24"/>
          <w:szCs w:val="24"/>
        </w:rPr>
        <w:t>correspond</w:t>
      </w:r>
      <w:r>
        <w:rPr>
          <w:rFonts w:ascii="Times New Roman" w:eastAsia="Times New Roman" w:hAnsi="Times New Roman" w:cs="Times New Roman"/>
          <w:sz w:val="24"/>
          <w:szCs w:val="24"/>
        </w:rPr>
        <w:t xml:space="preserve"> with increased </w:t>
      </w:r>
      <w:r w:rsidR="00213C46">
        <w:rPr>
          <w:rFonts w:ascii="Times New Roman" w:eastAsia="Times New Roman" w:hAnsi="Times New Roman" w:cs="Times New Roman"/>
          <w:sz w:val="24"/>
          <w:szCs w:val="24"/>
        </w:rPr>
        <w:t>abundance</w:t>
      </w:r>
      <w:r>
        <w:rPr>
          <w:rFonts w:ascii="Times New Roman" w:eastAsia="Times New Roman" w:hAnsi="Times New Roman" w:cs="Times New Roman"/>
          <w:sz w:val="24"/>
          <w:szCs w:val="24"/>
        </w:rPr>
        <w:t xml:space="preserve"> of filamentous benthic algae; (3) increased filamentous algal presence should </w:t>
      </w:r>
      <w:r w:rsidR="00683CF7">
        <w:rPr>
          <w:rFonts w:ascii="Times New Roman" w:eastAsia="Times New Roman" w:hAnsi="Times New Roman" w:cs="Times New Roman"/>
          <w:sz w:val="24"/>
          <w:szCs w:val="24"/>
        </w:rPr>
        <w:t xml:space="preserve">be associated with </w:t>
      </w:r>
      <w:r>
        <w:rPr>
          <w:rFonts w:ascii="Times New Roman" w:eastAsia="Times New Roman" w:hAnsi="Times New Roman" w:cs="Times New Roman"/>
          <w:sz w:val="24"/>
          <w:szCs w:val="24"/>
        </w:rPr>
        <w:t>increase</w:t>
      </w:r>
      <w:r w:rsidR="00683CF7">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stoichiometric nutrition but decrease</w:t>
      </w:r>
      <w:r w:rsidR="00683CF7">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00683CF7">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 xml:space="preserve">fatty acid nutrition of </w:t>
      </w:r>
      <w:r>
        <w:rPr>
          <w:rFonts w:ascii="Times New Roman" w:eastAsia="Times New Roman" w:hAnsi="Times New Roman" w:cs="Times New Roman"/>
          <w:sz w:val="24"/>
          <w:szCs w:val="24"/>
        </w:rPr>
        <w:lastRenderedPageBreak/>
        <w:t>the periphyton community; and (4) sites with consistent sewage indicators (i.e., those near centralized wastewater treatment) would correspond with less temporal fluctuation in periphyton community composition and nutrition</w:t>
      </w:r>
      <w:r w:rsidR="00890871">
        <w:rPr>
          <w:rFonts w:ascii="Times New Roman" w:eastAsia="Times New Roman" w:hAnsi="Times New Roman" w:cs="Times New Roman"/>
          <w:sz w:val="24"/>
          <w:szCs w:val="24"/>
        </w:rPr>
        <w:t>al content</w:t>
      </w:r>
      <w:r>
        <w:rPr>
          <w:rFonts w:ascii="Times New Roman" w:eastAsia="Times New Roman" w:hAnsi="Times New Roman" w:cs="Times New Roman"/>
          <w:sz w:val="24"/>
          <w:szCs w:val="24"/>
        </w:rPr>
        <w:t xml:space="preserve"> relative to sites with temporally fluctuating sewage indicators (i.e., sites near decentralized wastewater treatment systems). </w:t>
      </w:r>
    </w:p>
    <w:p w14:paraId="016146C3" w14:textId="77777777" w:rsidR="00A7754D" w:rsidRDefault="00A7754D">
      <w:pPr>
        <w:widowControl w:val="0"/>
        <w:spacing w:line="240" w:lineRule="auto"/>
        <w:rPr>
          <w:rFonts w:ascii="Times New Roman" w:eastAsia="Times New Roman" w:hAnsi="Times New Roman" w:cs="Times New Roman"/>
          <w:sz w:val="24"/>
          <w:szCs w:val="24"/>
        </w:rPr>
      </w:pPr>
    </w:p>
    <w:p w14:paraId="0BE45047"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50E8786E" w14:textId="77777777" w:rsidR="00A7754D" w:rsidRDefault="00A7754D">
      <w:pPr>
        <w:widowControl w:val="0"/>
        <w:spacing w:line="240" w:lineRule="auto"/>
        <w:rPr>
          <w:rFonts w:ascii="Times New Roman" w:eastAsia="Times New Roman" w:hAnsi="Times New Roman" w:cs="Times New Roman"/>
          <w:sz w:val="24"/>
          <w:szCs w:val="24"/>
        </w:rPr>
      </w:pPr>
    </w:p>
    <w:p w14:paraId="0160E1A1" w14:textId="458EF93B"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Site </w:t>
      </w:r>
      <w:r w:rsidR="00890871">
        <w:rPr>
          <w:rFonts w:ascii="Times New Roman" w:eastAsia="Times New Roman" w:hAnsi="Times New Roman" w:cs="Times New Roman"/>
          <w:i/>
          <w:sz w:val="24"/>
          <w:szCs w:val="24"/>
        </w:rPr>
        <w:t>D</w:t>
      </w:r>
      <w:r>
        <w:rPr>
          <w:rFonts w:ascii="Times New Roman" w:eastAsia="Times New Roman" w:hAnsi="Times New Roman" w:cs="Times New Roman"/>
          <w:i/>
          <w:sz w:val="24"/>
          <w:szCs w:val="24"/>
        </w:rPr>
        <w:t>escription</w:t>
      </w:r>
    </w:p>
    <w:p w14:paraId="7CBC8832" w14:textId="77777777" w:rsidR="00A7754D" w:rsidRDefault="00A7754D">
      <w:pPr>
        <w:widowControl w:val="0"/>
        <w:spacing w:line="240" w:lineRule="auto"/>
        <w:rPr>
          <w:rFonts w:ascii="Times New Roman" w:eastAsia="Times New Roman" w:hAnsi="Times New Roman" w:cs="Times New Roman"/>
          <w:sz w:val="24"/>
          <w:szCs w:val="24"/>
        </w:rPr>
      </w:pPr>
    </w:p>
    <w:p w14:paraId="67C1D488" w14:textId="5605070A" w:rsidR="00A7754D" w:rsidRDefault="00410DA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3E389B">
        <w:rPr>
          <w:rFonts w:ascii="Times New Roman" w:eastAsia="Times New Roman" w:hAnsi="Times New Roman" w:cs="Times New Roman"/>
          <w:sz w:val="24"/>
          <w:szCs w:val="24"/>
        </w:rPr>
        <w:t xml:space="preserve">ost of Flathead Lake’s 260-km shoreline contains some degree of lakeside development, </w:t>
      </w:r>
      <w:r>
        <w:rPr>
          <w:rFonts w:ascii="Times New Roman" w:eastAsia="Times New Roman" w:hAnsi="Times New Roman" w:cs="Times New Roman"/>
          <w:sz w:val="24"/>
          <w:szCs w:val="24"/>
        </w:rPr>
        <w:t xml:space="preserve">but </w:t>
      </w:r>
      <w:r w:rsidR="003E389B">
        <w:rPr>
          <w:rFonts w:ascii="Times New Roman" w:eastAsia="Times New Roman" w:hAnsi="Times New Roman" w:cs="Times New Roman"/>
          <w:sz w:val="24"/>
          <w:szCs w:val="24"/>
        </w:rPr>
        <w:t>the vast majority of Flathead’s basin is unpopulated and roadless</w:t>
      </w:r>
      <w:r w:rsidR="00F56A90">
        <w:rPr>
          <w:rFonts w:ascii="Times New Roman" w:eastAsia="Times New Roman" w:hAnsi="Times New Roman" w:cs="Times New Roman"/>
          <w:sz w:val="24"/>
          <w:szCs w:val="24"/>
        </w:rPr>
        <w:t xml:space="preserve"> </w:t>
      </w:r>
      <w:r w:rsidR="00F56A90">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{"citationID":"B46aj4aX","properties":{"formattedCitation":"(Stanford et al. 1994a; Makepeace and Mladenich 1996)","plainCitation":"(Stanford et al. 1994a; Makepeace and Mladenich 1996)","noteIndex":0},"citationItems":[{"id":4632,"uris":["http://zotero.org/users/2645460/items/KSP7KTTT"],"uri":["http://zotero.org/users/2645460/items/KSP7KTTT"],"itemData":{"id":4632,"type":"report","number":"FLBS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F56A90">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 Makepeace and Mladenich 1996)</w:t>
      </w:r>
      <w:r w:rsidR="00F56A90">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Located approximately 23 km from the lake, the city of Kalispell is the largest population hub within the basin with approximately 23,000 residents</w:t>
      </w:r>
      <w:r w:rsidR="00F56A90">
        <w:rPr>
          <w:rFonts w:ascii="Times New Roman" w:eastAsia="Times New Roman" w:hAnsi="Times New Roman" w:cs="Times New Roman"/>
          <w:sz w:val="24"/>
          <w:szCs w:val="24"/>
        </w:rPr>
        <w:t xml:space="preserve"> (U.S. Census, 2019)</w:t>
      </w:r>
      <w:r w:rsidR="003E389B">
        <w:rPr>
          <w:rFonts w:ascii="Times New Roman" w:eastAsia="Times New Roman" w:hAnsi="Times New Roman" w:cs="Times New Roman"/>
          <w:sz w:val="24"/>
          <w:szCs w:val="24"/>
        </w:rPr>
        <w:t xml:space="preserve">. The Flathead River runs through Kalispell and </w:t>
      </w:r>
      <w:r w:rsidR="008E2162">
        <w:rPr>
          <w:rFonts w:ascii="Times New Roman" w:eastAsia="Times New Roman" w:hAnsi="Times New Roman" w:cs="Times New Roman"/>
          <w:sz w:val="24"/>
          <w:szCs w:val="24"/>
        </w:rPr>
        <w:t xml:space="preserve">is </w:t>
      </w:r>
      <w:r w:rsidR="003E389B">
        <w:rPr>
          <w:rFonts w:ascii="Times New Roman" w:eastAsia="Times New Roman" w:hAnsi="Times New Roman" w:cs="Times New Roman"/>
          <w:sz w:val="24"/>
          <w:szCs w:val="24"/>
        </w:rPr>
        <w:t xml:space="preserve">the main surface input to Flathead Lake. The Flathead River is Flathead Lake’s only surface outlet, where the river flows into Flathead </w:t>
      </w:r>
      <w:r w:rsidR="00890871">
        <w:rPr>
          <w:rFonts w:ascii="Times New Roman" w:eastAsia="Times New Roman" w:hAnsi="Times New Roman" w:cs="Times New Roman"/>
          <w:sz w:val="24"/>
          <w:szCs w:val="24"/>
        </w:rPr>
        <w:t xml:space="preserve">Lake </w:t>
      </w:r>
      <w:r w:rsidR="003E389B">
        <w:rPr>
          <w:rFonts w:ascii="Times New Roman" w:eastAsia="Times New Roman" w:hAnsi="Times New Roman" w:cs="Times New Roman"/>
          <w:sz w:val="24"/>
          <w:szCs w:val="24"/>
        </w:rPr>
        <w:t xml:space="preserve">in the northeast region near the town of Bigfork </w:t>
      </w:r>
      <w:r w:rsidR="00890871">
        <w:rPr>
          <w:rFonts w:ascii="Times New Roman" w:eastAsia="Times New Roman" w:hAnsi="Times New Roman" w:cs="Times New Roman"/>
          <w:sz w:val="24"/>
          <w:szCs w:val="24"/>
        </w:rPr>
        <w:t xml:space="preserve">with approximately 4,700 residents </w:t>
      </w:r>
      <w:r w:rsidR="003E389B">
        <w:rPr>
          <w:rFonts w:ascii="Times New Roman" w:eastAsia="Times New Roman" w:hAnsi="Times New Roman" w:cs="Times New Roman"/>
          <w:sz w:val="24"/>
          <w:szCs w:val="24"/>
        </w:rPr>
        <w:t>and exits in the southwest near the town of Polson with approximately 4,900 residents</w:t>
      </w:r>
      <w:r w:rsidR="00F56A90">
        <w:rPr>
          <w:rFonts w:ascii="Times New Roman" w:eastAsia="Times New Roman" w:hAnsi="Times New Roman" w:cs="Times New Roman"/>
          <w:sz w:val="24"/>
          <w:szCs w:val="24"/>
        </w:rPr>
        <w:t xml:space="preserve"> (U.S. Census, 2019)</w:t>
      </w:r>
      <w:r w:rsidR="003E389B">
        <w:rPr>
          <w:rFonts w:ascii="Times New Roman" w:eastAsia="Times New Roman" w:hAnsi="Times New Roman" w:cs="Times New Roman"/>
          <w:sz w:val="24"/>
          <w:szCs w:val="24"/>
        </w:rPr>
        <w:t xml:space="preserve">. The Swan River is the second largest surface input into Flathead. Unlike the Flathead River, the Swan River </w:t>
      </w:r>
      <w:r w:rsidR="008E2162">
        <w:rPr>
          <w:rFonts w:ascii="Times New Roman" w:eastAsia="Times New Roman" w:hAnsi="Times New Roman" w:cs="Times New Roman"/>
          <w:sz w:val="24"/>
          <w:szCs w:val="24"/>
        </w:rPr>
        <w:t xml:space="preserve">originates within Glacier National Park and </w:t>
      </w:r>
      <w:r w:rsidR="003E389B">
        <w:rPr>
          <w:rFonts w:ascii="Times New Roman" w:eastAsia="Times New Roman" w:hAnsi="Times New Roman" w:cs="Times New Roman"/>
          <w:sz w:val="24"/>
          <w:szCs w:val="24"/>
        </w:rPr>
        <w:t xml:space="preserve">does not run through large population hubs. </w:t>
      </w:r>
    </w:p>
    <w:p w14:paraId="12036038" w14:textId="77777777" w:rsidR="00A7754D" w:rsidRDefault="00A7754D">
      <w:pPr>
        <w:widowControl w:val="0"/>
        <w:spacing w:line="240" w:lineRule="auto"/>
        <w:rPr>
          <w:rFonts w:ascii="Times New Roman" w:eastAsia="Times New Roman" w:hAnsi="Times New Roman" w:cs="Times New Roman"/>
          <w:sz w:val="24"/>
          <w:szCs w:val="24"/>
        </w:rPr>
      </w:pPr>
    </w:p>
    <w:p w14:paraId="268EECA8" w14:textId="1B9917AD" w:rsidR="00A7754D" w:rsidRDefault="003E389B">
      <w:pPr>
        <w:widowControl w:val="0"/>
        <w:spacing w:line="240" w:lineRule="auto"/>
        <w:rPr>
          <w:rFonts w:ascii="Times New Roman" w:eastAsia="Times New Roman" w:hAnsi="Times New Roman" w:cs="Times New Roman"/>
          <w:sz w:val="24"/>
          <w:szCs w:val="24"/>
        </w:rPr>
      </w:pPr>
      <w:r w:rsidRPr="00410DA6">
        <w:rPr>
          <w:rFonts w:ascii="Times New Roman" w:eastAsia="Times New Roman" w:hAnsi="Times New Roman" w:cs="Times New Roman"/>
          <w:sz w:val="24"/>
          <w:szCs w:val="24"/>
        </w:rPr>
        <w:t>While</w:t>
      </w:r>
      <w:r w:rsidRPr="003943E2">
        <w:rPr>
          <w:rFonts w:ascii="Times New Roman" w:eastAsia="Times New Roman" w:hAnsi="Times New Roman" w:cs="Times New Roman"/>
          <w:sz w:val="24"/>
          <w:szCs w:val="24"/>
        </w:rPr>
        <w:t xml:space="preserve"> </w:t>
      </w:r>
      <w:r w:rsidR="00890871">
        <w:rPr>
          <w:rFonts w:ascii="Times New Roman" w:eastAsia="Times New Roman" w:hAnsi="Times New Roman" w:cs="Times New Roman"/>
          <w:sz w:val="24"/>
          <w:szCs w:val="24"/>
        </w:rPr>
        <w:t>larger</w:t>
      </w:r>
      <w:r w:rsidRPr="003943E2">
        <w:rPr>
          <w:rFonts w:ascii="Times New Roman" w:eastAsia="Times New Roman" w:hAnsi="Times New Roman" w:cs="Times New Roman"/>
          <w:sz w:val="24"/>
          <w:szCs w:val="24"/>
        </w:rPr>
        <w:t xml:space="preserve"> population hubs are concentrated away from Flathead’s shoreline,</w:t>
      </w:r>
      <w:r w:rsidR="002F7217" w:rsidRPr="003943E2">
        <w:rPr>
          <w:rFonts w:ascii="Times New Roman" w:eastAsia="Times New Roman" w:hAnsi="Times New Roman" w:cs="Times New Roman"/>
          <w:sz w:val="24"/>
          <w:szCs w:val="24"/>
        </w:rPr>
        <w:t xml:space="preserve"> there are several small lakeside </w:t>
      </w:r>
      <w:r w:rsidR="00890871" w:rsidRPr="003943E2">
        <w:rPr>
          <w:rFonts w:ascii="Times New Roman" w:eastAsia="Times New Roman" w:hAnsi="Times New Roman" w:cs="Times New Roman"/>
          <w:sz w:val="24"/>
          <w:szCs w:val="24"/>
        </w:rPr>
        <w:t xml:space="preserve">population </w:t>
      </w:r>
      <w:r w:rsidR="002F7217" w:rsidRPr="003943E2">
        <w:rPr>
          <w:rFonts w:ascii="Times New Roman" w:eastAsia="Times New Roman" w:hAnsi="Times New Roman" w:cs="Times New Roman"/>
          <w:sz w:val="24"/>
          <w:szCs w:val="24"/>
        </w:rPr>
        <w:t xml:space="preserve">hubs </w:t>
      </w:r>
      <w:r w:rsidRPr="003943E2">
        <w:rPr>
          <w:rFonts w:ascii="Times New Roman" w:eastAsia="Times New Roman" w:hAnsi="Times New Roman" w:cs="Times New Roman"/>
          <w:sz w:val="24"/>
          <w:szCs w:val="24"/>
        </w:rPr>
        <w:t xml:space="preserve">that host annual summertime tourists. Each of these main tourist hubs have different permanent population sizes and infrastructures for handling human population fluctuations, ranging from centralized wastewater treatment plants with tertiary treatment to septic systems. </w:t>
      </w:r>
      <w:r w:rsidR="002F7217" w:rsidRPr="003943E2">
        <w:rPr>
          <w:rFonts w:ascii="Times New Roman" w:eastAsia="Times New Roman" w:hAnsi="Times New Roman" w:cs="Times New Roman"/>
          <w:sz w:val="24"/>
          <w:szCs w:val="24"/>
        </w:rPr>
        <w:t xml:space="preserve">Previous studies have noted increased nutrient concentrations and periphyton </w:t>
      </w:r>
      <w:r w:rsidR="00890871">
        <w:rPr>
          <w:rFonts w:ascii="Times New Roman" w:eastAsia="Times New Roman" w:hAnsi="Times New Roman" w:cs="Times New Roman"/>
          <w:sz w:val="24"/>
          <w:szCs w:val="24"/>
        </w:rPr>
        <w:t xml:space="preserve">abundance </w:t>
      </w:r>
      <w:r w:rsidR="002F7217" w:rsidRPr="003943E2">
        <w:rPr>
          <w:rFonts w:ascii="Times New Roman" w:eastAsia="Times New Roman" w:hAnsi="Times New Roman" w:cs="Times New Roman"/>
          <w:sz w:val="24"/>
          <w:szCs w:val="24"/>
        </w:rPr>
        <w:t xml:space="preserve">near these lakeside developments </w:t>
      </w:r>
      <w:r w:rsidR="002F7217" w:rsidRPr="003943E2">
        <w:rPr>
          <w:rFonts w:ascii="Times New Roman" w:eastAsia="Times New Roman" w:hAnsi="Times New Roman" w:cs="Times New Roman"/>
          <w:sz w:val="24"/>
          <w:szCs w:val="24"/>
        </w:rPr>
        <w:fldChar w:fldCharType="begin"/>
      </w:r>
      <w:r w:rsidR="002F7217" w:rsidRPr="003943E2">
        <w:rPr>
          <w:rFonts w:ascii="Times New Roman" w:eastAsia="Times New Roman" w:hAnsi="Times New Roman" w:cs="Times New Roman"/>
          <w:sz w:val="24"/>
          <w:szCs w:val="24"/>
        </w:rPr>
        <w:instrText xml:space="preserve"> ADDIN ZOTERO_ITEM CSL_CITATION {"citationID":"DN5gYlnu","properties":{"formattedCitation":"(Stanford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2F7217" w:rsidRPr="003943E2">
        <w:rPr>
          <w:rFonts w:ascii="Times New Roman" w:eastAsia="Times New Roman" w:hAnsi="Times New Roman" w:cs="Times New Roman"/>
          <w:sz w:val="24"/>
          <w:szCs w:val="24"/>
        </w:rPr>
        <w:fldChar w:fldCharType="separate"/>
      </w:r>
      <w:r w:rsidR="002F7217" w:rsidRPr="00203C56">
        <w:rPr>
          <w:rFonts w:ascii="Times New Roman" w:hAnsi="Times New Roman" w:cs="Times New Roman"/>
          <w:sz w:val="24"/>
        </w:rPr>
        <w:t>(Stanford et al. 1994a)</w:t>
      </w:r>
      <w:r w:rsidR="002F7217" w:rsidRPr="003943E2">
        <w:rPr>
          <w:rFonts w:ascii="Times New Roman" w:eastAsia="Times New Roman" w:hAnsi="Times New Roman" w:cs="Times New Roman"/>
          <w:sz w:val="24"/>
          <w:szCs w:val="24"/>
        </w:rPr>
        <w:fldChar w:fldCharType="end"/>
      </w:r>
      <w:r w:rsidR="002F7217" w:rsidRPr="003943E2">
        <w:rPr>
          <w:rFonts w:ascii="Times New Roman" w:eastAsia="Times New Roman" w:hAnsi="Times New Roman" w:cs="Times New Roman"/>
          <w:sz w:val="24"/>
          <w:szCs w:val="24"/>
        </w:rPr>
        <w:t xml:space="preserve"> and implicated sewage-associated nutrient loading as the source </w:t>
      </w:r>
      <w:r w:rsidR="002F7217" w:rsidRPr="003943E2">
        <w:rPr>
          <w:rFonts w:ascii="Times New Roman" w:eastAsia="Times New Roman" w:hAnsi="Times New Roman" w:cs="Times New Roman"/>
          <w:sz w:val="24"/>
          <w:szCs w:val="24"/>
        </w:rPr>
        <w:fldChar w:fldCharType="begin"/>
      </w:r>
      <w:r w:rsidR="002F7217" w:rsidRPr="003943E2">
        <w:rPr>
          <w:rFonts w:ascii="Times New Roman" w:eastAsia="Times New Roman" w:hAnsi="Times New Roman" w:cs="Times New Roman"/>
          <w:sz w:val="24"/>
          <w:szCs w:val="24"/>
        </w:rPr>
        <w:instrText xml:space="preserve"> ADDIN ZOTERO_ITEM CSL_CITATION {"citationID":"hz1jaMGd","properties":{"formattedCitation":"(Makepeace and Mladenich 1996)","plainCitation":"(Makepeace and Mladenich 1996)","noteIndex":0},"citationItems":[{"id":538,"uris":["http://zotero.org/users/2645460/items/X62WISN7"],"uri":["http://zotero.org/users/2645460/items/X62WISN7"],"itemData":{"id":538,"type":"article","publisher":"CSKT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2F7217" w:rsidRPr="003943E2">
        <w:rPr>
          <w:rFonts w:ascii="Times New Roman" w:eastAsia="Times New Roman" w:hAnsi="Times New Roman" w:cs="Times New Roman"/>
          <w:sz w:val="24"/>
          <w:szCs w:val="24"/>
        </w:rPr>
        <w:fldChar w:fldCharType="separate"/>
      </w:r>
      <w:r w:rsidR="002F7217" w:rsidRPr="00203C56">
        <w:rPr>
          <w:rFonts w:ascii="Times New Roman" w:hAnsi="Times New Roman" w:cs="Times New Roman"/>
          <w:sz w:val="24"/>
        </w:rPr>
        <w:t>(Makepeace and Mladenich 1996)</w:t>
      </w:r>
      <w:r w:rsidR="002F7217" w:rsidRPr="003943E2">
        <w:rPr>
          <w:rFonts w:ascii="Times New Roman" w:eastAsia="Times New Roman" w:hAnsi="Times New Roman" w:cs="Times New Roman"/>
          <w:sz w:val="24"/>
          <w:szCs w:val="24"/>
        </w:rPr>
        <w:fldChar w:fldCharType="end"/>
      </w:r>
      <w:r w:rsidR="002F7217" w:rsidRPr="003943E2">
        <w:rPr>
          <w:rFonts w:ascii="Times New Roman" w:eastAsia="Times New Roman" w:hAnsi="Times New Roman" w:cs="Times New Roman"/>
          <w:sz w:val="24"/>
          <w:szCs w:val="24"/>
        </w:rPr>
        <w:t>.</w:t>
      </w:r>
      <w:r w:rsidRPr="003943E2">
        <w:rPr>
          <w:rFonts w:ascii="Times New Roman" w:eastAsia="Times New Roman" w:hAnsi="Times New Roman" w:cs="Times New Roman"/>
          <w:sz w:val="24"/>
          <w:szCs w:val="24"/>
        </w:rPr>
        <w:t xml:space="preserve"> </w:t>
      </w:r>
      <w:r w:rsidR="003943E2" w:rsidRPr="003943E2">
        <w:rPr>
          <w:rFonts w:ascii="Times New Roman" w:eastAsia="Times New Roman" w:hAnsi="Times New Roman" w:cs="Times New Roman"/>
          <w:sz w:val="24"/>
          <w:szCs w:val="24"/>
        </w:rPr>
        <w:t xml:space="preserve">To expand on these previous works by specifically identifying sewage-associated nutrient loading and tracking co-located </w:t>
      </w:r>
      <w:r w:rsidR="00890871">
        <w:rPr>
          <w:rFonts w:ascii="Times New Roman" w:eastAsia="Times New Roman" w:hAnsi="Times New Roman" w:cs="Times New Roman"/>
          <w:sz w:val="24"/>
          <w:szCs w:val="24"/>
        </w:rPr>
        <w:t>periphyton</w:t>
      </w:r>
      <w:r w:rsidR="003943E2" w:rsidRPr="003943E2">
        <w:rPr>
          <w:rFonts w:ascii="Times New Roman" w:eastAsia="Times New Roman" w:hAnsi="Times New Roman" w:cs="Times New Roman"/>
          <w:sz w:val="24"/>
          <w:szCs w:val="24"/>
        </w:rPr>
        <w:t xml:space="preserve"> responses, o</w:t>
      </w:r>
      <w:r w:rsidRPr="003943E2">
        <w:rPr>
          <w:rFonts w:ascii="Times New Roman" w:eastAsia="Times New Roman" w:hAnsi="Times New Roman" w:cs="Times New Roman"/>
          <w:sz w:val="24"/>
          <w:szCs w:val="24"/>
        </w:rPr>
        <w:t xml:space="preserve">ur study focused on 15 littoral sampling locations throughout the lake from late May through late September 2017. All </w:t>
      </w:r>
      <w:r w:rsidR="00F56A90" w:rsidRPr="003943E2">
        <w:rPr>
          <w:rFonts w:ascii="Times New Roman" w:eastAsia="Times New Roman" w:hAnsi="Times New Roman" w:cs="Times New Roman"/>
          <w:sz w:val="24"/>
          <w:szCs w:val="24"/>
        </w:rPr>
        <w:t>sampling</w:t>
      </w:r>
      <w:r w:rsidRPr="003943E2">
        <w:rPr>
          <w:rFonts w:ascii="Times New Roman" w:eastAsia="Times New Roman" w:hAnsi="Times New Roman" w:cs="Times New Roman"/>
          <w:sz w:val="24"/>
          <w:szCs w:val="24"/>
        </w:rPr>
        <w:t xml:space="preserve"> sites were chosen to represent a range of lakeside development sizes - spanning from sites with centralized sewage treatment and </w:t>
      </w:r>
      <w:r w:rsidR="003943E2" w:rsidRPr="003943E2">
        <w:rPr>
          <w:rFonts w:ascii="Times New Roman" w:eastAsia="Times New Roman" w:hAnsi="Times New Roman" w:cs="Times New Roman"/>
          <w:sz w:val="24"/>
          <w:szCs w:val="24"/>
        </w:rPr>
        <w:t>housing for permanent residents</w:t>
      </w:r>
      <w:r w:rsidRPr="003943E2">
        <w:rPr>
          <w:rFonts w:ascii="Times New Roman" w:eastAsia="Times New Roman" w:hAnsi="Times New Roman" w:cs="Times New Roman"/>
          <w:sz w:val="24"/>
          <w:szCs w:val="24"/>
        </w:rPr>
        <w:t xml:space="preserve"> to seasonally occupied developments with septic systems. Many sampling locations were located within Montana State Parks, which ensured consistent access to sampling locations throughout the course of a summer. To evaluate potential sewage contributions from Kalispell, one </w:t>
      </w:r>
      <w:r w:rsidR="003943E2" w:rsidRPr="003943E2">
        <w:rPr>
          <w:rFonts w:ascii="Times New Roman" w:eastAsia="Times New Roman" w:hAnsi="Times New Roman" w:cs="Times New Roman"/>
          <w:sz w:val="24"/>
          <w:szCs w:val="24"/>
        </w:rPr>
        <w:t xml:space="preserve">sampling site </w:t>
      </w:r>
      <w:r w:rsidRPr="003943E2">
        <w:rPr>
          <w:rFonts w:ascii="Times New Roman" w:eastAsia="Times New Roman" w:hAnsi="Times New Roman" w:cs="Times New Roman"/>
          <w:sz w:val="24"/>
          <w:szCs w:val="24"/>
        </w:rPr>
        <w:t>was located in the Flathead River, upstream of the town of Big</w:t>
      </w:r>
      <w:r w:rsidR="008D6289">
        <w:rPr>
          <w:rFonts w:ascii="Times New Roman" w:eastAsia="Times New Roman" w:hAnsi="Times New Roman" w:cs="Times New Roman"/>
          <w:sz w:val="24"/>
          <w:szCs w:val="24"/>
        </w:rPr>
        <w:t>f</w:t>
      </w:r>
      <w:r w:rsidRPr="003943E2">
        <w:rPr>
          <w:rFonts w:ascii="Times New Roman" w:eastAsia="Times New Roman" w:hAnsi="Times New Roman" w:cs="Times New Roman"/>
          <w:sz w:val="24"/>
          <w:szCs w:val="24"/>
        </w:rPr>
        <w:t xml:space="preserve">ork. Sampling </w:t>
      </w:r>
      <w:r w:rsidR="00CB2EEF" w:rsidRPr="003943E2">
        <w:rPr>
          <w:rFonts w:ascii="Times New Roman" w:eastAsia="Times New Roman" w:hAnsi="Times New Roman" w:cs="Times New Roman"/>
          <w:sz w:val="24"/>
          <w:szCs w:val="24"/>
        </w:rPr>
        <w:t xml:space="preserve">occurred at a depth of approximately 0.75-1.25 m, depending on wave activity and periphyton accessibility, such that sampling </w:t>
      </w:r>
      <w:r w:rsidRPr="003943E2">
        <w:rPr>
          <w:rFonts w:ascii="Times New Roman" w:eastAsia="Times New Roman" w:hAnsi="Times New Roman" w:cs="Times New Roman"/>
          <w:sz w:val="24"/>
          <w:szCs w:val="24"/>
        </w:rPr>
        <w:t xml:space="preserve">locations ranged </w:t>
      </w:r>
      <w:r w:rsidR="00906FEE" w:rsidRPr="003943E2">
        <w:rPr>
          <w:rFonts w:ascii="Times New Roman" w:eastAsia="Times New Roman" w:hAnsi="Times New Roman" w:cs="Times New Roman"/>
          <w:sz w:val="24"/>
          <w:szCs w:val="24"/>
        </w:rPr>
        <w:t xml:space="preserve">0.5-8.0 </w:t>
      </w:r>
      <w:r w:rsidRPr="003943E2">
        <w:rPr>
          <w:rFonts w:ascii="Times New Roman" w:eastAsia="Times New Roman" w:hAnsi="Times New Roman" w:cs="Times New Roman"/>
          <w:sz w:val="24"/>
          <w:szCs w:val="24"/>
        </w:rPr>
        <w:t xml:space="preserve">m </w:t>
      </w:r>
      <w:r w:rsidR="00CB2EEF" w:rsidRPr="003943E2">
        <w:rPr>
          <w:rFonts w:ascii="Times New Roman" w:eastAsia="Times New Roman" w:hAnsi="Times New Roman" w:cs="Times New Roman"/>
          <w:sz w:val="24"/>
          <w:szCs w:val="24"/>
        </w:rPr>
        <w:t xml:space="preserve">distance </w:t>
      </w:r>
      <w:r w:rsidRPr="003943E2">
        <w:rPr>
          <w:rFonts w:ascii="Times New Roman" w:eastAsia="Times New Roman" w:hAnsi="Times New Roman" w:cs="Times New Roman"/>
          <w:sz w:val="24"/>
          <w:szCs w:val="24"/>
        </w:rPr>
        <w:t xml:space="preserve">from shore. During each sampling event, </w:t>
      </w:r>
      <w:r w:rsidR="00890871">
        <w:rPr>
          <w:rFonts w:ascii="Times New Roman" w:eastAsia="Times New Roman" w:hAnsi="Times New Roman" w:cs="Times New Roman"/>
          <w:sz w:val="24"/>
          <w:szCs w:val="24"/>
        </w:rPr>
        <w:t xml:space="preserve">we recorded </w:t>
      </w:r>
      <w:r w:rsidRPr="003943E2">
        <w:rPr>
          <w:rFonts w:ascii="Times New Roman" w:eastAsia="Times New Roman" w:hAnsi="Times New Roman" w:cs="Times New Roman"/>
          <w:sz w:val="24"/>
          <w:szCs w:val="24"/>
        </w:rPr>
        <w:t>air and surface water temperature with an alcohol thermometer, qualitative wave intensity (</w:t>
      </w:r>
      <w:proofErr w:type="spellStart"/>
      <w:r w:rsidRPr="003943E2">
        <w:rPr>
          <w:rFonts w:ascii="Times New Roman" w:eastAsia="Times New Roman" w:hAnsi="Times New Roman" w:cs="Times New Roman"/>
          <w:sz w:val="24"/>
          <w:szCs w:val="24"/>
        </w:rPr>
        <w:t>e.g</w:t>
      </w:r>
      <w:proofErr w:type="spellEnd"/>
      <w:r w:rsidRPr="003943E2">
        <w:rPr>
          <w:rFonts w:ascii="Times New Roman" w:eastAsia="Times New Roman" w:hAnsi="Times New Roman" w:cs="Times New Roman"/>
          <w:sz w:val="24"/>
          <w:szCs w:val="24"/>
        </w:rPr>
        <w:t>, mild, moderate, strong waves), and whether or not tourists were present at time of sampling.</w:t>
      </w:r>
      <w:r>
        <w:rPr>
          <w:rFonts w:ascii="Times New Roman" w:eastAsia="Times New Roman" w:hAnsi="Times New Roman" w:cs="Times New Roman"/>
          <w:sz w:val="24"/>
          <w:szCs w:val="24"/>
        </w:rPr>
        <w:t xml:space="preserve"> </w:t>
      </w:r>
    </w:p>
    <w:p w14:paraId="5419B83B" w14:textId="77777777" w:rsidR="00A7754D" w:rsidRDefault="00A7754D">
      <w:pPr>
        <w:widowControl w:val="0"/>
        <w:spacing w:line="240" w:lineRule="auto"/>
        <w:rPr>
          <w:rFonts w:ascii="Times New Roman" w:eastAsia="Times New Roman" w:hAnsi="Times New Roman" w:cs="Times New Roman"/>
          <w:sz w:val="24"/>
          <w:szCs w:val="24"/>
        </w:rPr>
      </w:pPr>
    </w:p>
    <w:p w14:paraId="79BD890B"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Temporally-Scaled Inverse Distance Weighted (TSIDW) Population Calculation</w:t>
      </w:r>
    </w:p>
    <w:p w14:paraId="773F747D" w14:textId="77777777" w:rsidR="00A7754D" w:rsidRDefault="00A7754D">
      <w:pPr>
        <w:widowControl w:val="0"/>
        <w:spacing w:line="240" w:lineRule="auto"/>
        <w:rPr>
          <w:rFonts w:ascii="Times New Roman" w:eastAsia="Times New Roman" w:hAnsi="Times New Roman" w:cs="Times New Roman"/>
          <w:sz w:val="24"/>
          <w:szCs w:val="24"/>
        </w:rPr>
      </w:pPr>
    </w:p>
    <w:p w14:paraId="5864C53D" w14:textId="24D8795C"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recognized that sewage indicator presence was likely spatially related to the human population density of and distance from lakeside developments</w:t>
      </w:r>
      <w:r w:rsidR="00F03C8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well as temporally related </w:t>
      </w:r>
      <w:r>
        <w:rPr>
          <w:rFonts w:ascii="Times New Roman" w:eastAsia="Times New Roman" w:hAnsi="Times New Roman" w:cs="Times New Roman"/>
          <w:sz w:val="24"/>
          <w:szCs w:val="24"/>
        </w:rPr>
        <w:lastRenderedPageBreak/>
        <w:t xml:space="preserve">with </w:t>
      </w:r>
      <w:r w:rsidR="003943E2">
        <w:rPr>
          <w:rFonts w:ascii="Times New Roman" w:eastAsia="Times New Roman" w:hAnsi="Times New Roman" w:cs="Times New Roman"/>
          <w:sz w:val="24"/>
          <w:szCs w:val="24"/>
        </w:rPr>
        <w:t>the tourism season</w:t>
      </w:r>
      <w:r>
        <w:rPr>
          <w:rFonts w:ascii="Times New Roman" w:eastAsia="Times New Roman" w:hAnsi="Times New Roman" w:cs="Times New Roman"/>
          <w:sz w:val="24"/>
          <w:szCs w:val="24"/>
        </w:rPr>
        <w:t xml:space="preserve">. Therefore, we created a metric that would represent both the human population density at a given sampling site as well as how that population might vary throughout a summer. Additionally, Makepeace and </w:t>
      </w:r>
      <w:proofErr w:type="spellStart"/>
      <w:r>
        <w:rPr>
          <w:rFonts w:ascii="Times New Roman" w:eastAsia="Times New Roman" w:hAnsi="Times New Roman" w:cs="Times New Roman"/>
          <w:sz w:val="24"/>
          <w:szCs w:val="24"/>
        </w:rPr>
        <w:t>Mladenich</w:t>
      </w:r>
      <w:proofErr w:type="spellEnd"/>
      <w:r>
        <w:rPr>
          <w:rFonts w:ascii="Times New Roman" w:eastAsia="Times New Roman" w:hAnsi="Times New Roman" w:cs="Times New Roman"/>
          <w:sz w:val="24"/>
          <w:szCs w:val="24"/>
        </w:rPr>
        <w:t xml:space="preserve"> (1996) suggested that anthropogenic nutrient loading into Flathead </w:t>
      </w:r>
      <w:r w:rsidR="00683CF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ake was likely driven by subsurface flows, meaning that the length of development’s shoreline (or the size of a development's interface with the lake) was likely directly proportionate to the amount of wastewater that could enter the lake. Building on techniques described in Meyer et al (Under Revision) and concepts expressed in </w:t>
      </w:r>
      <w:proofErr w:type="spellStart"/>
      <w:r>
        <w:rPr>
          <w:rFonts w:ascii="Times New Roman" w:eastAsia="Times New Roman" w:hAnsi="Times New Roman" w:cs="Times New Roman"/>
          <w:sz w:val="24"/>
          <w:szCs w:val="24"/>
        </w:rPr>
        <w:t>Bendz</w:t>
      </w:r>
      <w:proofErr w:type="spellEnd"/>
      <w:r>
        <w:rPr>
          <w:rFonts w:ascii="Times New Roman" w:eastAsia="Times New Roman" w:hAnsi="Times New Roman" w:cs="Times New Roman"/>
          <w:sz w:val="24"/>
          <w:szCs w:val="24"/>
        </w:rPr>
        <w:t xml:space="preserve"> et al (2005), we created a temporally-scaled inverse distance weighted (TSIDW)</w:t>
      </w:r>
      <w:r w:rsidR="00890871">
        <w:rPr>
          <w:rFonts w:ascii="Times New Roman" w:eastAsia="Times New Roman" w:hAnsi="Times New Roman" w:cs="Times New Roman"/>
          <w:sz w:val="24"/>
          <w:szCs w:val="24"/>
        </w:rPr>
        <w:t xml:space="preserve"> population metric</w:t>
      </w:r>
      <w:r>
        <w:rPr>
          <w:rFonts w:ascii="Times New Roman" w:eastAsia="Times New Roman" w:hAnsi="Times New Roman" w:cs="Times New Roman"/>
          <w:sz w:val="24"/>
          <w:szCs w:val="24"/>
        </w:rPr>
        <w:t xml:space="preserve">, which considers that sewage indicator levels are likely directly related to population density, a lakeside development’s shoreline length, and level of tourism as well as inversely related to a sampling </w:t>
      </w:r>
      <w:r w:rsidR="00F56A90">
        <w:rPr>
          <w:rFonts w:ascii="Times New Roman" w:eastAsia="Times New Roman" w:hAnsi="Times New Roman" w:cs="Times New Roman"/>
          <w:sz w:val="24"/>
          <w:szCs w:val="24"/>
        </w:rPr>
        <w:t>location’s</w:t>
      </w:r>
      <w:r>
        <w:rPr>
          <w:rFonts w:ascii="Times New Roman" w:eastAsia="Times New Roman" w:hAnsi="Times New Roman" w:cs="Times New Roman"/>
          <w:sz w:val="24"/>
          <w:szCs w:val="24"/>
        </w:rPr>
        <w:t xml:space="preserve"> distance from lakeside developments. </w:t>
      </w:r>
    </w:p>
    <w:p w14:paraId="2CEF894E" w14:textId="77777777" w:rsidR="00A7754D" w:rsidRDefault="00A7754D">
      <w:pPr>
        <w:widowControl w:val="0"/>
        <w:spacing w:line="240" w:lineRule="auto"/>
        <w:rPr>
          <w:rFonts w:ascii="Times New Roman" w:eastAsia="Times New Roman" w:hAnsi="Times New Roman" w:cs="Times New Roman"/>
          <w:sz w:val="24"/>
          <w:szCs w:val="24"/>
        </w:rPr>
      </w:pPr>
    </w:p>
    <w:p w14:paraId="40EB3744" w14:textId="786E493E" w:rsidR="00A7754D" w:rsidRDefault="001F73C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E389B">
        <w:rPr>
          <w:rFonts w:ascii="Times New Roman" w:eastAsia="Times New Roman" w:hAnsi="Times New Roman" w:cs="Times New Roman"/>
          <w:sz w:val="24"/>
          <w:szCs w:val="24"/>
        </w:rPr>
        <w:t>he TSIDW population metric is meant to capture both spatial and temporal variation of human activity at each sampling location. The formulation of TSIDW population can be broken into two main components: (1) the static inverse distance weighted (IDW) population and (2) a temporal scalar of how much the lakeside human population changes through time. First, the static IDW population can be calculated in five main steps (Meyer et al, Under Revision). Municipality boundary and shoreline geometries were drawn using Google Earth and census delineations for five main lakeside municipalities. Shapefiles were then exported from Google Earth as a .</w:t>
      </w:r>
      <w:proofErr w:type="spellStart"/>
      <w:r w:rsidR="003E389B">
        <w:rPr>
          <w:rFonts w:ascii="Times New Roman" w:eastAsia="Times New Roman" w:hAnsi="Times New Roman" w:cs="Times New Roman"/>
          <w:sz w:val="24"/>
          <w:szCs w:val="24"/>
        </w:rPr>
        <w:t>kml</w:t>
      </w:r>
      <w:proofErr w:type="spellEnd"/>
      <w:r w:rsidR="003E389B">
        <w:rPr>
          <w:rFonts w:ascii="Times New Roman" w:eastAsia="Times New Roman" w:hAnsi="Times New Roman" w:cs="Times New Roman"/>
          <w:sz w:val="24"/>
          <w:szCs w:val="24"/>
        </w:rPr>
        <w:t xml:space="preserve"> file, and then imported into the R Statistical Environment</w:t>
      </w:r>
      <w:r w:rsidR="00F56A90">
        <w:rPr>
          <w:rFonts w:ascii="Times New Roman" w:eastAsia="Times New Roman" w:hAnsi="Times New Roman" w:cs="Times New Roman"/>
          <w:sz w:val="24"/>
          <w:szCs w:val="24"/>
        </w:rPr>
        <w:t xml:space="preserve"> </w:t>
      </w:r>
      <w:r w:rsidR="00F56A90">
        <w:rPr>
          <w:rFonts w:ascii="Times New Roman" w:eastAsia="Times New Roman" w:hAnsi="Times New Roman" w:cs="Times New Roman"/>
          <w:sz w:val="24"/>
          <w:szCs w:val="24"/>
        </w:rPr>
        <w:fldChar w:fldCharType="begin"/>
      </w:r>
      <w:r w:rsidR="00F56A90">
        <w:rPr>
          <w:rFonts w:ascii="Times New Roman" w:eastAsia="Times New Roman" w:hAnsi="Times New Roman" w:cs="Times New Roman"/>
          <w:sz w:val="24"/>
          <w:szCs w:val="24"/>
        </w:rPr>
        <w:instrText xml:space="preserve"> ADDIN ZOTERO_ITEM CSL_CITATION {"citationID":"AzmpZZMk","properties":{"formattedCitation":"(R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F56A90">
        <w:rPr>
          <w:rFonts w:ascii="Times New Roman" w:eastAsia="Times New Roman" w:hAnsi="Times New Roman" w:cs="Times New Roman"/>
          <w:sz w:val="24"/>
          <w:szCs w:val="24"/>
        </w:rPr>
        <w:fldChar w:fldCharType="separate"/>
      </w:r>
      <w:r w:rsidR="00F56A90" w:rsidRPr="00F56A90">
        <w:rPr>
          <w:rFonts w:ascii="Times New Roman" w:hAnsi="Times New Roman" w:cs="Times New Roman"/>
          <w:sz w:val="24"/>
        </w:rPr>
        <w:t>(R Core Team 2019)</w:t>
      </w:r>
      <w:r w:rsidR="00F56A90">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in which shoreline length as well as municipality area and centroid were calculated using the sf package</w:t>
      </w:r>
      <w:r w:rsidR="00890871">
        <w:rPr>
          <w:rFonts w:ascii="Times New Roman" w:eastAsia="Times New Roman" w:hAnsi="Times New Roman" w:cs="Times New Roman"/>
          <w:sz w:val="24"/>
          <w:szCs w:val="24"/>
        </w:rPr>
        <w:t xml:space="preserve"> </w:t>
      </w:r>
      <w:r w:rsidR="00890871">
        <w:rPr>
          <w:rFonts w:ascii="Times New Roman" w:eastAsia="Times New Roman" w:hAnsi="Times New Roman" w:cs="Times New Roman"/>
          <w:sz w:val="24"/>
          <w:szCs w:val="24"/>
        </w:rPr>
        <w:fldChar w:fldCharType="begin"/>
      </w:r>
      <w:r w:rsidR="00890871">
        <w:rPr>
          <w:rFonts w:ascii="Times New Roman" w:eastAsia="Times New Roman" w:hAnsi="Times New Roman" w:cs="Times New Roman"/>
          <w:sz w:val="24"/>
          <w:szCs w:val="24"/>
        </w:rPr>
        <w:instrText xml:space="preserve"> ADDIN ZOTERO_ITEM CSL_CITATION {"citationID":"Yj5lsFjw","properties":{"formattedCitation":"(Pebesma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890871">
        <w:rPr>
          <w:rFonts w:ascii="Times New Roman" w:eastAsia="Times New Roman" w:hAnsi="Times New Roman" w:cs="Times New Roman"/>
          <w:sz w:val="24"/>
          <w:szCs w:val="24"/>
        </w:rPr>
        <w:fldChar w:fldCharType="separate"/>
      </w:r>
      <w:r w:rsidR="00890871" w:rsidRPr="00890871">
        <w:rPr>
          <w:rFonts w:ascii="Times New Roman" w:hAnsi="Times New Roman" w:cs="Times New Roman"/>
          <w:sz w:val="24"/>
        </w:rPr>
        <w:t>(Pebesma 2018)</w:t>
      </w:r>
      <w:r w:rsidR="00890871">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Static IDW population was then calculated by summing the distance-weighted, shoreline length-scaled population density to each sampling location relative to each of the five lakeside municipalities. Second, the static IDW population was scaled by the </w:t>
      </w:r>
      <w:r w:rsidR="00906FEE">
        <w:rPr>
          <w:rFonts w:ascii="Times New Roman" w:eastAsia="Times New Roman" w:hAnsi="Times New Roman" w:cs="Times New Roman"/>
          <w:sz w:val="24"/>
          <w:szCs w:val="24"/>
        </w:rPr>
        <w:t xml:space="preserve">average monthly </w:t>
      </w:r>
      <w:r w:rsidR="003E389B">
        <w:rPr>
          <w:rFonts w:ascii="Times New Roman" w:eastAsia="Times New Roman" w:hAnsi="Times New Roman" w:cs="Times New Roman"/>
          <w:sz w:val="24"/>
          <w:szCs w:val="24"/>
        </w:rPr>
        <w:t xml:space="preserve">temporal change in human population. In this case, </w:t>
      </w:r>
      <w:r w:rsidR="00636611">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tate </w:t>
      </w:r>
      <w:r w:rsidR="00636611">
        <w:rPr>
          <w:rFonts w:ascii="Times New Roman" w:eastAsia="Times New Roman" w:hAnsi="Times New Roman" w:cs="Times New Roman"/>
          <w:sz w:val="24"/>
          <w:szCs w:val="24"/>
        </w:rPr>
        <w:t>P</w:t>
      </w:r>
      <w:r w:rsidR="003E389B">
        <w:rPr>
          <w:rFonts w:ascii="Times New Roman" w:eastAsia="Times New Roman" w:hAnsi="Times New Roman" w:cs="Times New Roman"/>
          <w:sz w:val="24"/>
          <w:szCs w:val="24"/>
        </w:rPr>
        <w:t xml:space="preserve">ark visitation records were used to track changes in the human population relative to pre-tourism visitation levels. To track how the lakeside human population may change spatially and temporally, we collected </w:t>
      </w:r>
      <w:r w:rsidR="00636611">
        <w:rPr>
          <w:rFonts w:ascii="Times New Roman" w:eastAsia="Times New Roman" w:hAnsi="Times New Roman" w:cs="Times New Roman"/>
          <w:sz w:val="24"/>
          <w:szCs w:val="24"/>
        </w:rPr>
        <w:t xml:space="preserve">data on </w:t>
      </w:r>
      <w:r w:rsidR="003E389B">
        <w:rPr>
          <w:rFonts w:ascii="Times New Roman" w:eastAsia="Times New Roman" w:hAnsi="Times New Roman" w:cs="Times New Roman"/>
          <w:sz w:val="24"/>
          <w:szCs w:val="24"/>
        </w:rPr>
        <w:t xml:space="preserve">visitor passes issued at each of the five </w:t>
      </w:r>
      <w:r w:rsidR="003943E2" w:rsidRPr="003943E2">
        <w:rPr>
          <w:rFonts w:ascii="Times New Roman" w:eastAsia="Times New Roman" w:hAnsi="Times New Roman" w:cs="Times New Roman"/>
          <w:sz w:val="24"/>
          <w:szCs w:val="24"/>
        </w:rPr>
        <w:t>State Parks</w:t>
      </w:r>
      <w:r w:rsidR="003E389B">
        <w:rPr>
          <w:rFonts w:ascii="Times New Roman" w:eastAsia="Times New Roman" w:hAnsi="Times New Roman" w:cs="Times New Roman"/>
          <w:sz w:val="24"/>
          <w:szCs w:val="24"/>
        </w:rPr>
        <w:t xml:space="preserve"> around the lake</w:t>
      </w:r>
      <w:r w:rsidR="00906FEE">
        <w:rPr>
          <w:rFonts w:ascii="Times New Roman" w:eastAsia="Times New Roman" w:hAnsi="Times New Roman" w:cs="Times New Roman"/>
          <w:sz w:val="24"/>
          <w:szCs w:val="24"/>
        </w:rPr>
        <w:t xml:space="preserve"> (Figure 1)</w:t>
      </w:r>
      <w:r w:rsidR="003E389B">
        <w:rPr>
          <w:rFonts w:ascii="Times New Roman" w:eastAsia="Times New Roman" w:hAnsi="Times New Roman" w:cs="Times New Roman"/>
          <w:sz w:val="24"/>
          <w:szCs w:val="24"/>
        </w:rPr>
        <w:t xml:space="preserve">. These data aggregated both day-visitor as well as overnight visitor passes purchased within a month, thereby representing the total number of visitors to each of the five lakeside </w:t>
      </w:r>
      <w:r w:rsidR="007C7C33">
        <w:rPr>
          <w:rFonts w:ascii="Times New Roman" w:eastAsia="Times New Roman" w:hAnsi="Times New Roman" w:cs="Times New Roman"/>
          <w:sz w:val="24"/>
          <w:szCs w:val="24"/>
        </w:rPr>
        <w:t>P</w:t>
      </w:r>
      <w:r w:rsidR="003E389B">
        <w:rPr>
          <w:rFonts w:ascii="Times New Roman" w:eastAsia="Times New Roman" w:hAnsi="Times New Roman" w:cs="Times New Roman"/>
          <w:sz w:val="24"/>
          <w:szCs w:val="24"/>
        </w:rPr>
        <w:t xml:space="preserve">arks. To estimate a deviation in </w:t>
      </w:r>
      <w:r w:rsidR="00ED7B11">
        <w:rPr>
          <w:rFonts w:ascii="Times New Roman" w:eastAsia="Times New Roman" w:hAnsi="Times New Roman" w:cs="Times New Roman"/>
          <w:sz w:val="24"/>
          <w:szCs w:val="24"/>
        </w:rPr>
        <w:t xml:space="preserve">human population due to </w:t>
      </w:r>
      <w:r w:rsidR="003E389B">
        <w:rPr>
          <w:rFonts w:ascii="Times New Roman" w:eastAsia="Times New Roman" w:hAnsi="Times New Roman" w:cs="Times New Roman"/>
          <w:sz w:val="24"/>
          <w:szCs w:val="24"/>
        </w:rPr>
        <w:t xml:space="preserve">tourism, we normalized each </w:t>
      </w:r>
      <w:r w:rsidR="007C7C33">
        <w:rPr>
          <w:rFonts w:ascii="Times New Roman" w:eastAsia="Times New Roman" w:hAnsi="Times New Roman" w:cs="Times New Roman"/>
          <w:sz w:val="24"/>
          <w:szCs w:val="24"/>
        </w:rPr>
        <w:t>Park</w:t>
      </w:r>
      <w:r w:rsidR="003E389B">
        <w:rPr>
          <w:rFonts w:ascii="Times New Roman" w:eastAsia="Times New Roman" w:hAnsi="Times New Roman" w:cs="Times New Roman"/>
          <w:sz w:val="24"/>
          <w:szCs w:val="24"/>
        </w:rPr>
        <w:t xml:space="preserve">’s monthly visitors by the number of visitors to the same </w:t>
      </w:r>
      <w:r w:rsidR="007C7C33">
        <w:rPr>
          <w:rFonts w:ascii="Times New Roman" w:eastAsia="Times New Roman" w:hAnsi="Times New Roman" w:cs="Times New Roman"/>
          <w:sz w:val="24"/>
          <w:szCs w:val="24"/>
        </w:rPr>
        <w:t>Park</w:t>
      </w:r>
      <w:r w:rsidR="003E389B">
        <w:rPr>
          <w:rFonts w:ascii="Times New Roman" w:eastAsia="Times New Roman" w:hAnsi="Times New Roman" w:cs="Times New Roman"/>
          <w:sz w:val="24"/>
          <w:szCs w:val="24"/>
        </w:rPr>
        <w:t xml:space="preserve"> in May, and as such this calculation assumes that the number of visitors in May is characteristic of the pre-tourism season. Because each </w:t>
      </w:r>
      <w:r w:rsidR="00203C56">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tate </w:t>
      </w:r>
      <w:r w:rsidR="00203C56">
        <w:rPr>
          <w:rFonts w:ascii="Times New Roman" w:eastAsia="Times New Roman" w:hAnsi="Times New Roman" w:cs="Times New Roman"/>
          <w:sz w:val="24"/>
          <w:szCs w:val="24"/>
        </w:rPr>
        <w:t>P</w:t>
      </w:r>
      <w:r w:rsidR="003E389B">
        <w:rPr>
          <w:rFonts w:ascii="Times New Roman" w:eastAsia="Times New Roman" w:hAnsi="Times New Roman" w:cs="Times New Roman"/>
          <w:sz w:val="24"/>
          <w:szCs w:val="24"/>
        </w:rPr>
        <w:t>ark was not necessarily located within or adjacent to the five main lakeside population hubs, we weighted temporal scalar</w:t>
      </w:r>
      <w:r w:rsidR="00683CF7">
        <w:rPr>
          <w:rFonts w:ascii="Times New Roman" w:eastAsia="Times New Roman" w:hAnsi="Times New Roman" w:cs="Times New Roman"/>
          <w:sz w:val="24"/>
          <w:szCs w:val="24"/>
        </w:rPr>
        <w:t xml:space="preserve">s </w:t>
      </w:r>
      <w:r w:rsidR="003E389B">
        <w:rPr>
          <w:rFonts w:ascii="Times New Roman" w:eastAsia="Times New Roman" w:hAnsi="Times New Roman" w:cs="Times New Roman"/>
          <w:sz w:val="24"/>
          <w:szCs w:val="24"/>
        </w:rPr>
        <w:t xml:space="preserve">by the distance </w:t>
      </w:r>
      <w:r w:rsidR="00636611">
        <w:rPr>
          <w:rFonts w:ascii="Times New Roman" w:eastAsia="Times New Roman" w:hAnsi="Times New Roman" w:cs="Times New Roman"/>
          <w:sz w:val="24"/>
          <w:szCs w:val="24"/>
        </w:rPr>
        <w:t xml:space="preserve">of </w:t>
      </w:r>
      <w:r w:rsidR="003E389B">
        <w:rPr>
          <w:rFonts w:ascii="Times New Roman" w:eastAsia="Times New Roman" w:hAnsi="Times New Roman" w:cs="Times New Roman"/>
          <w:sz w:val="24"/>
          <w:szCs w:val="24"/>
        </w:rPr>
        <w:t xml:space="preserve">a given sampling location from the centroid of each </w:t>
      </w:r>
      <w:r w:rsidR="00203C56">
        <w:rPr>
          <w:rFonts w:ascii="Times New Roman" w:eastAsia="Times New Roman" w:hAnsi="Times New Roman" w:cs="Times New Roman"/>
          <w:sz w:val="24"/>
          <w:szCs w:val="24"/>
        </w:rPr>
        <w:t>State Park</w:t>
      </w:r>
      <w:r w:rsidR="003943E2">
        <w:rPr>
          <w:rFonts w:ascii="Times New Roman" w:eastAsia="Times New Roman" w:hAnsi="Times New Roman" w:cs="Times New Roman"/>
          <w:sz w:val="24"/>
          <w:szCs w:val="24"/>
        </w:rPr>
        <w:t xml:space="preserve">. Lastly, we </w:t>
      </w:r>
      <w:r w:rsidR="00ED7B11">
        <w:rPr>
          <w:rFonts w:ascii="Times New Roman" w:eastAsia="Times New Roman" w:hAnsi="Times New Roman" w:cs="Times New Roman"/>
          <w:sz w:val="24"/>
          <w:szCs w:val="24"/>
        </w:rPr>
        <w:t xml:space="preserve">averaged </w:t>
      </w:r>
      <w:r w:rsidR="003943E2">
        <w:rPr>
          <w:rFonts w:ascii="Times New Roman" w:eastAsia="Times New Roman" w:hAnsi="Times New Roman" w:cs="Times New Roman"/>
          <w:sz w:val="24"/>
          <w:szCs w:val="24"/>
        </w:rPr>
        <w:t xml:space="preserve">monthly </w:t>
      </w:r>
      <w:r w:rsidR="00ED7B11">
        <w:rPr>
          <w:rFonts w:ascii="Times New Roman" w:eastAsia="Times New Roman" w:hAnsi="Times New Roman" w:cs="Times New Roman"/>
          <w:sz w:val="24"/>
          <w:szCs w:val="24"/>
        </w:rPr>
        <w:t>temporal scal</w:t>
      </w:r>
      <w:r w:rsidR="003943E2">
        <w:rPr>
          <w:rFonts w:ascii="Times New Roman" w:eastAsia="Times New Roman" w:hAnsi="Times New Roman" w:cs="Times New Roman"/>
          <w:sz w:val="24"/>
          <w:szCs w:val="24"/>
        </w:rPr>
        <w:t>ar</w:t>
      </w:r>
      <w:r w:rsidR="007C7C33">
        <w:rPr>
          <w:rFonts w:ascii="Times New Roman" w:eastAsia="Times New Roman" w:hAnsi="Times New Roman" w:cs="Times New Roman"/>
          <w:sz w:val="24"/>
          <w:szCs w:val="24"/>
        </w:rPr>
        <w:t>s</w:t>
      </w:r>
      <w:r w:rsidR="00ED7B11">
        <w:rPr>
          <w:rFonts w:ascii="Times New Roman" w:eastAsia="Times New Roman" w:hAnsi="Times New Roman" w:cs="Times New Roman"/>
          <w:sz w:val="24"/>
          <w:szCs w:val="24"/>
        </w:rPr>
        <w:t xml:space="preserve"> </w:t>
      </w:r>
      <w:r w:rsidR="003943E2">
        <w:rPr>
          <w:rFonts w:ascii="Times New Roman" w:eastAsia="Times New Roman" w:hAnsi="Times New Roman" w:cs="Times New Roman"/>
          <w:sz w:val="24"/>
          <w:szCs w:val="24"/>
        </w:rPr>
        <w:t xml:space="preserve">across </w:t>
      </w:r>
      <w:r w:rsidR="007C7C33">
        <w:rPr>
          <w:rFonts w:ascii="Times New Roman" w:eastAsia="Times New Roman" w:hAnsi="Times New Roman" w:cs="Times New Roman"/>
          <w:sz w:val="24"/>
          <w:szCs w:val="24"/>
        </w:rPr>
        <w:t>Park</w:t>
      </w:r>
      <w:r w:rsidR="003943E2">
        <w:rPr>
          <w:rFonts w:ascii="Times New Roman" w:eastAsia="Times New Roman" w:hAnsi="Times New Roman" w:cs="Times New Roman"/>
          <w:sz w:val="24"/>
          <w:szCs w:val="24"/>
        </w:rPr>
        <w:t xml:space="preserve">s. </w:t>
      </w:r>
      <w:r w:rsidR="00ED7B11">
        <w:rPr>
          <w:rFonts w:ascii="Times New Roman" w:eastAsia="Times New Roman" w:hAnsi="Times New Roman" w:cs="Times New Roman"/>
          <w:sz w:val="24"/>
          <w:szCs w:val="24"/>
        </w:rPr>
        <w:t>Averaging the temporal scalar</w:t>
      </w:r>
      <w:r w:rsidR="00683CF7">
        <w:rPr>
          <w:rFonts w:ascii="Times New Roman" w:eastAsia="Times New Roman" w:hAnsi="Times New Roman" w:cs="Times New Roman"/>
          <w:sz w:val="24"/>
          <w:szCs w:val="24"/>
        </w:rPr>
        <w:t>s in a given month</w:t>
      </w:r>
      <w:r w:rsidR="00ED7B11">
        <w:rPr>
          <w:rFonts w:ascii="Times New Roman" w:eastAsia="Times New Roman" w:hAnsi="Times New Roman" w:cs="Times New Roman"/>
          <w:sz w:val="24"/>
          <w:szCs w:val="24"/>
        </w:rPr>
        <w:t xml:space="preserve"> helped us account for populations that may not be visiting a local </w:t>
      </w:r>
      <w:r w:rsidR="007C7C33">
        <w:rPr>
          <w:rFonts w:ascii="Times New Roman" w:eastAsia="Times New Roman" w:hAnsi="Times New Roman" w:cs="Times New Roman"/>
          <w:sz w:val="24"/>
          <w:szCs w:val="24"/>
        </w:rPr>
        <w:t>Park</w:t>
      </w:r>
      <w:r w:rsidR="00ED7B11">
        <w:rPr>
          <w:rFonts w:ascii="Times New Roman" w:eastAsia="Times New Roman" w:hAnsi="Times New Roman" w:cs="Times New Roman"/>
          <w:sz w:val="24"/>
          <w:szCs w:val="24"/>
        </w:rPr>
        <w:t xml:space="preserve"> or correct for populations may have been dispersed when one of the </w:t>
      </w:r>
      <w:r w:rsidR="007C7C33">
        <w:rPr>
          <w:rFonts w:ascii="Times New Roman" w:eastAsia="Times New Roman" w:hAnsi="Times New Roman" w:cs="Times New Roman"/>
          <w:sz w:val="24"/>
          <w:szCs w:val="24"/>
        </w:rPr>
        <w:t>Park</w:t>
      </w:r>
      <w:r w:rsidR="00ED7B11">
        <w:rPr>
          <w:rFonts w:ascii="Times New Roman" w:eastAsia="Times New Roman" w:hAnsi="Times New Roman" w:cs="Times New Roman"/>
          <w:sz w:val="24"/>
          <w:szCs w:val="24"/>
        </w:rPr>
        <w:t xml:space="preserve">s was closed near the end of the </w:t>
      </w:r>
      <w:r w:rsidR="00E627DF">
        <w:rPr>
          <w:rFonts w:ascii="Times New Roman" w:eastAsia="Times New Roman" w:hAnsi="Times New Roman" w:cs="Times New Roman"/>
          <w:sz w:val="24"/>
          <w:szCs w:val="24"/>
        </w:rPr>
        <w:t>tourism season</w:t>
      </w:r>
      <w:r w:rsidR="00ED7B11">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TSIDW population</w:t>
      </w:r>
      <w:r w:rsidR="00354F16">
        <w:rPr>
          <w:rFonts w:ascii="Times New Roman" w:eastAsia="Times New Roman" w:hAnsi="Times New Roman" w:cs="Times New Roman"/>
          <w:sz w:val="24"/>
          <w:szCs w:val="24"/>
        </w:rPr>
        <w:t xml:space="preserve"> (I)</w:t>
      </w:r>
      <w:r w:rsidR="003E389B">
        <w:rPr>
          <w:rFonts w:ascii="Times New Roman" w:eastAsia="Times New Roman" w:hAnsi="Times New Roman" w:cs="Times New Roman"/>
          <w:sz w:val="24"/>
          <w:szCs w:val="24"/>
        </w:rPr>
        <w:t xml:space="preserve"> </w:t>
      </w:r>
      <w:r w:rsidR="00354F16">
        <w:rPr>
          <w:rFonts w:ascii="Times New Roman" w:eastAsia="Times New Roman" w:hAnsi="Times New Roman" w:cs="Times New Roman"/>
          <w:sz w:val="24"/>
          <w:szCs w:val="24"/>
        </w:rPr>
        <w:t>is</w:t>
      </w:r>
      <w:r w:rsidR="003E389B">
        <w:rPr>
          <w:rFonts w:ascii="Times New Roman" w:eastAsia="Times New Roman" w:hAnsi="Times New Roman" w:cs="Times New Roman"/>
          <w:sz w:val="24"/>
          <w:szCs w:val="24"/>
        </w:rPr>
        <w:t xml:space="preserve"> expressed by equation 1:</w:t>
      </w:r>
    </w:p>
    <w:p w14:paraId="1AB3FD9A" w14:textId="77777777" w:rsidR="00A7754D" w:rsidRDefault="00A7754D">
      <w:pPr>
        <w:widowControl w:val="0"/>
        <w:spacing w:line="240" w:lineRule="auto"/>
        <w:rPr>
          <w:rFonts w:ascii="Times New Roman" w:eastAsia="Times New Roman" w:hAnsi="Times New Roman" w:cs="Times New Roman"/>
          <w:sz w:val="24"/>
          <w:szCs w:val="24"/>
        </w:rPr>
      </w:pPr>
    </w:p>
    <w:p w14:paraId="0614C4E1" w14:textId="4DD84D1B" w:rsidR="00A7754D" w:rsidRDefault="00D74D78">
      <w:pPr>
        <w:widowControl w:val="0"/>
        <w:spacing w:line="240"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I</m:t>
              </m:r>
            </m:e>
            <m:sub>
              <m:r>
                <w:rPr>
                  <w:rFonts w:ascii="Times New Roman" w:eastAsia="Times New Roman" w:hAnsi="Times New Roman" w:cs="Times New Roman"/>
                  <w:sz w:val="24"/>
                  <w:szCs w:val="24"/>
                </w:rPr>
                <m:t>i,m</m:t>
              </m:r>
            </m:sub>
          </m:sSub>
          <m:r>
            <w:rPr>
              <w:rFonts w:ascii="Times New Roman" w:eastAsia="Times New Roman" w:hAnsi="Times New Roman"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5</m:t>
              </m:r>
            </m:den>
          </m:f>
          <m:r>
            <w:rPr>
              <w:rFonts w:ascii="Times New Roman" w:eastAsia="Times New Roman" w:hAnsi="Times New Roman" w:cs="Times New Roman"/>
              <w:sz w:val="24"/>
              <w:szCs w:val="24"/>
            </w:rPr>
            <m:t xml:space="preserve"> </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q=1</m:t>
              </m:r>
            </m:sub>
            <m:sup>
              <m:r>
                <w:rPr>
                  <w:rFonts w:ascii="Times New Roman" w:eastAsia="Times New Roman" w:hAnsi="Times New Roman" w:cs="Times New Roman"/>
                  <w:sz w:val="24"/>
                  <w:szCs w:val="24"/>
                </w:rPr>
                <m:t>q=5</m:t>
              </m:r>
            </m:sup>
            <m:e>
              <m:f>
                <m:fPr>
                  <m:ctrlPr>
                    <w:rPr>
                      <w:rFonts w:ascii="Times New Roman" w:eastAsia="Times New Roman" w:hAnsi="Times New Roman" w:cs="Times New Roman"/>
                      <w:sz w:val="24"/>
                      <w:szCs w:val="24"/>
                    </w:rPr>
                  </m:ctrlPr>
                </m:fPr>
                <m:num>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t>
                          </m:r>
                        </m:e>
                        <m:sub>
                          <m:r>
                            <w:rPr>
                              <w:rFonts w:ascii="Times New Roman" w:eastAsia="Times New Roman" w:hAnsi="Times New Roman" w:cs="Times New Roman"/>
                              <w:sz w:val="24"/>
                              <w:szCs w:val="24"/>
                            </w:rPr>
                            <m:t>m,q</m:t>
                          </m:r>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t>
                          </m:r>
                        </m:e>
                        <m:sub>
                          <m:r>
                            <w:rPr>
                              <w:rFonts w:ascii="Times New Roman" w:eastAsia="Times New Roman" w:hAnsi="Times New Roman" w:cs="Times New Roman"/>
                              <w:sz w:val="24"/>
                              <w:szCs w:val="24"/>
                            </w:rPr>
                            <m:t>May,q</m:t>
                          </m:r>
                        </m:sub>
                      </m:sSub>
                    </m:den>
                  </m:f>
                </m:num>
                <m:den>
                  <m:sSub>
                    <m:sSubPr>
                      <m:ctrlPr>
                        <w:rPr>
                          <w:rFonts w:ascii="Times New Roman" w:eastAsia="Times New Roman" w:hAnsi="Times New Roman" w:cs="Times New Roman"/>
                          <w:sz w:val="24"/>
                          <w:szCs w:val="24"/>
                          <w:vertAlign w:val="superscript"/>
                        </w:rPr>
                      </m:ctrlPr>
                    </m:sSubPr>
                    <m:e>
                      <m:r>
                        <w:rPr>
                          <w:rFonts w:ascii="Times New Roman" w:eastAsia="Times New Roman" w:hAnsi="Times New Roman" w:cs="Times New Roman"/>
                          <w:sz w:val="24"/>
                          <w:szCs w:val="24"/>
                          <w:vertAlign w:val="superscript"/>
                        </w:rPr>
                        <m:t>D</m:t>
                      </m:r>
                    </m:e>
                    <m:sub>
                      <m:r>
                        <w:rPr>
                          <w:rFonts w:ascii="Times New Roman" w:eastAsia="Times New Roman" w:hAnsi="Times New Roman" w:cs="Times New Roman"/>
                          <w:sz w:val="24"/>
                          <w:szCs w:val="24"/>
                          <w:vertAlign w:val="superscript"/>
                        </w:rPr>
                        <m:t>i,q</m:t>
                      </m:r>
                    </m:sub>
                  </m:sSub>
                </m:den>
              </m:f>
            </m:e>
          </m:nary>
          <m:r>
            <w:rPr>
              <w:rFonts w:ascii="Times New Roman" w:eastAsia="Times New Roman" w:hAnsi="Times New Roman" w:cs="Times New Roman"/>
              <w:sz w:val="24"/>
              <w:szCs w:val="24"/>
              <w:vertAlign w:val="superscript"/>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j=1</m:t>
              </m:r>
            </m:sub>
            <m:sup>
              <m:r>
                <w:rPr>
                  <w:rFonts w:ascii="Times New Roman" w:eastAsia="Times New Roman" w:hAnsi="Times New Roman" w:cs="Times New Roman"/>
                  <w:sz w:val="24"/>
                  <w:szCs w:val="24"/>
                </w:rPr>
                <m:t>j=5</m:t>
              </m:r>
            </m:sup>
            <m:e>
              <m:f>
                <m:fPr>
                  <m:ctrlPr>
                    <w:rPr>
                      <w:rFonts w:ascii="Times New Roman" w:eastAsia="Times New Roman" w:hAnsi="Times New Roman" w:cs="Times New Roman"/>
                      <w:sz w:val="24"/>
                      <w:szCs w:val="24"/>
                    </w:rPr>
                  </m:ctrlPr>
                </m:fPr>
                <m:num>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j</m:t>
                          </m:r>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j</m:t>
                          </m:r>
                        </m:sub>
                      </m:sSub>
                    </m:den>
                  </m:f>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r>
                        <w:rPr>
                          <w:rFonts w:ascii="Times New Roman" w:eastAsia="Times New Roman" w:hAnsi="Times New Roman" w:cs="Times New Roman"/>
                          <w:sz w:val="24"/>
                          <w:szCs w:val="24"/>
                        </w:rPr>
                        <m:t>j</m:t>
                      </m:r>
                    </m:sub>
                  </m:sSub>
                </m:num>
                <m:den>
                  <m:sSub>
                    <m:sSubPr>
                      <m:ctrlPr>
                        <w:rPr>
                          <w:rFonts w:ascii="Times New Roman" w:eastAsia="Times New Roman" w:hAnsi="Times New Roman" w:cs="Times New Roman"/>
                          <w:sz w:val="24"/>
                          <w:szCs w:val="24"/>
                          <w:vertAlign w:val="superscript"/>
                        </w:rPr>
                      </m:ctrlPr>
                    </m:sSubPr>
                    <m:e>
                      <m:r>
                        <w:rPr>
                          <w:rFonts w:ascii="Times New Roman" w:eastAsia="Times New Roman" w:hAnsi="Times New Roman" w:cs="Times New Roman"/>
                          <w:sz w:val="24"/>
                          <w:szCs w:val="24"/>
                          <w:vertAlign w:val="superscript"/>
                        </w:rPr>
                        <m:t>D</m:t>
                      </m:r>
                    </m:e>
                    <m:sub>
                      <m:r>
                        <w:rPr>
                          <w:rFonts w:ascii="Times New Roman" w:eastAsia="Times New Roman" w:hAnsi="Times New Roman" w:cs="Times New Roman"/>
                          <w:sz w:val="24"/>
                          <w:szCs w:val="24"/>
                          <w:vertAlign w:val="superscript"/>
                        </w:rPr>
                        <m:t>i,j</m:t>
                      </m:r>
                    </m:sub>
                  </m:sSub>
                </m:den>
              </m:f>
            </m:e>
          </m:nary>
        </m:oMath>
      </m:oMathPara>
    </w:p>
    <w:p w14:paraId="65D1AD99" w14:textId="77777777" w:rsidR="00A7754D" w:rsidRDefault="00A7754D">
      <w:pPr>
        <w:widowControl w:val="0"/>
        <w:spacing w:line="240" w:lineRule="auto"/>
        <w:rPr>
          <w:rFonts w:ascii="Times New Roman" w:eastAsia="Times New Roman" w:hAnsi="Times New Roman" w:cs="Times New Roman"/>
          <w:i/>
          <w:sz w:val="24"/>
          <w:szCs w:val="24"/>
        </w:rPr>
      </w:pPr>
    </w:p>
    <w:p w14:paraId="37FDB9D3" w14:textId="6E160B68"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where the left summation is the </w:t>
      </w:r>
      <w:r w:rsidR="00683CF7">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emporal </w:t>
      </w:r>
      <w:r w:rsidR="00683CF7">
        <w:rPr>
          <w:rFonts w:ascii="Times New Roman" w:eastAsia="Times New Roman" w:hAnsi="Times New Roman" w:cs="Times New Roman"/>
          <w:sz w:val="24"/>
          <w:szCs w:val="24"/>
        </w:rPr>
        <w:t>s</w:t>
      </w:r>
      <w:r>
        <w:rPr>
          <w:rFonts w:ascii="Times New Roman" w:eastAsia="Times New Roman" w:hAnsi="Times New Roman" w:cs="Times New Roman"/>
          <w:sz w:val="24"/>
          <w:szCs w:val="24"/>
        </w:rPr>
        <w:t>calar formulation and the right summation is the spatial IDW population formulation. The equation represent</w:t>
      </w:r>
      <w:r w:rsidR="00354F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TSIDW population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at site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lastRenderedPageBreak/>
        <w:t xml:space="preserve">month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The IDW formulation considers the population size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area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and shoreline length </w:t>
      </w:r>
      <w:r>
        <w:rPr>
          <w:rFonts w:ascii="Times New Roman" w:eastAsia="Times New Roman" w:hAnsi="Times New Roman" w:cs="Times New Roman"/>
          <w:i/>
          <w:sz w:val="24"/>
          <w:szCs w:val="24"/>
        </w:rPr>
        <w:t>L</w:t>
      </w:r>
      <w:r>
        <w:rPr>
          <w:rFonts w:ascii="Times New Roman" w:eastAsia="Times New Roman" w:hAnsi="Times New Roman" w:cs="Times New Roman"/>
          <w:sz w:val="24"/>
          <w:szCs w:val="24"/>
        </w:rPr>
        <w:t xml:space="preserve"> at development site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and weights the shoreline population by the distance from site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to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The temporal scalar formulation considers the number of </w:t>
      </w:r>
      <w:proofErr w:type="gramStart"/>
      <w:r>
        <w:rPr>
          <w:rFonts w:ascii="Times New Roman" w:eastAsia="Times New Roman" w:hAnsi="Times New Roman" w:cs="Times New Roman"/>
          <w:sz w:val="24"/>
          <w:szCs w:val="24"/>
        </w:rPr>
        <w:t>visit</w:t>
      </w:r>
      <w:r w:rsidR="00906FEE">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passes sold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in a month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at </w:t>
      </w:r>
      <w:r w:rsidR="007C7C33">
        <w:rPr>
          <w:rFonts w:ascii="Times New Roman" w:eastAsia="Times New Roman" w:hAnsi="Times New Roman" w:cs="Times New Roman"/>
          <w:sz w:val="24"/>
          <w:szCs w:val="24"/>
        </w:rPr>
        <w:t>Park</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relative to the number of </w:t>
      </w:r>
      <w:r w:rsidR="00F56A90">
        <w:rPr>
          <w:rFonts w:ascii="Times New Roman" w:eastAsia="Times New Roman" w:hAnsi="Times New Roman" w:cs="Times New Roman"/>
          <w:sz w:val="24"/>
          <w:szCs w:val="24"/>
        </w:rPr>
        <w:t>passes</w:t>
      </w:r>
      <w:r>
        <w:rPr>
          <w:rFonts w:ascii="Times New Roman" w:eastAsia="Times New Roman" w:hAnsi="Times New Roman" w:cs="Times New Roman"/>
          <w:sz w:val="24"/>
          <w:szCs w:val="24"/>
        </w:rPr>
        <w:t xml:space="preserve"> sold in May at </w:t>
      </w:r>
      <w:r w:rsidR="007C7C33">
        <w:rPr>
          <w:rFonts w:ascii="Times New Roman" w:eastAsia="Times New Roman" w:hAnsi="Times New Roman" w:cs="Times New Roman"/>
          <w:sz w:val="24"/>
          <w:szCs w:val="24"/>
        </w:rPr>
        <w:t>Park</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and weights this ratio by the distance of sampling site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from </w:t>
      </w:r>
      <w:r w:rsidR="007C7C33">
        <w:rPr>
          <w:rFonts w:ascii="Times New Roman" w:eastAsia="Times New Roman" w:hAnsi="Times New Roman" w:cs="Times New Roman"/>
          <w:sz w:val="24"/>
          <w:szCs w:val="24"/>
        </w:rPr>
        <w:t>Park</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When multiplied, the TSIDW population is meant to capture the temporal change and spatial position of human population around the lake’s perimeter, where sites with large populations but low tourism retain a high TSIDW </w:t>
      </w:r>
      <w:r w:rsidR="00683CF7">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 xml:space="preserve">throughout the summer whereas sites with </w:t>
      </w:r>
      <w:r w:rsidR="0089087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smaller </w:t>
      </w:r>
      <w:r w:rsidR="003943E2">
        <w:rPr>
          <w:rFonts w:ascii="Times New Roman" w:eastAsia="Times New Roman" w:hAnsi="Times New Roman" w:cs="Times New Roman"/>
          <w:sz w:val="24"/>
          <w:szCs w:val="24"/>
        </w:rPr>
        <w:t xml:space="preserve">static </w:t>
      </w:r>
      <w:r>
        <w:rPr>
          <w:rFonts w:ascii="Times New Roman" w:eastAsia="Times New Roman" w:hAnsi="Times New Roman" w:cs="Times New Roman"/>
          <w:sz w:val="24"/>
          <w:szCs w:val="24"/>
        </w:rPr>
        <w:t xml:space="preserve">population </w:t>
      </w:r>
      <w:r w:rsidR="003943E2">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experienc</w:t>
      </w:r>
      <w:r w:rsidR="003943E2">
        <w:rPr>
          <w:rFonts w:ascii="Times New Roman" w:eastAsia="Times New Roman" w:hAnsi="Times New Roman" w:cs="Times New Roman"/>
          <w:sz w:val="24"/>
          <w:szCs w:val="24"/>
        </w:rPr>
        <w:t>e</w:t>
      </w:r>
      <w:r w:rsidR="00683CF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waves of tourism</w:t>
      </w:r>
      <w:r w:rsidR="003943E2">
        <w:rPr>
          <w:rFonts w:ascii="Times New Roman" w:eastAsia="Times New Roman" w:hAnsi="Times New Roman" w:cs="Times New Roman"/>
          <w:sz w:val="24"/>
          <w:szCs w:val="24"/>
        </w:rPr>
        <w:t xml:space="preserve"> increase in TSIDW </w:t>
      </w:r>
      <w:r w:rsidR="00683CF7">
        <w:rPr>
          <w:rFonts w:ascii="Times New Roman" w:eastAsia="Times New Roman" w:hAnsi="Times New Roman" w:cs="Times New Roman"/>
          <w:sz w:val="24"/>
          <w:szCs w:val="24"/>
        </w:rPr>
        <w:t xml:space="preserve">population </w:t>
      </w:r>
      <w:r w:rsidR="003943E2">
        <w:rPr>
          <w:rFonts w:ascii="Times New Roman" w:eastAsia="Times New Roman" w:hAnsi="Times New Roman" w:cs="Times New Roman"/>
          <w:sz w:val="24"/>
          <w:szCs w:val="24"/>
        </w:rPr>
        <w:t xml:space="preserve">at the beginning of the tourism </w:t>
      </w:r>
      <w:r w:rsidR="00890871">
        <w:rPr>
          <w:rFonts w:ascii="Times New Roman" w:eastAsia="Times New Roman" w:hAnsi="Times New Roman" w:cs="Times New Roman"/>
          <w:sz w:val="24"/>
          <w:szCs w:val="24"/>
        </w:rPr>
        <w:t xml:space="preserve">season </w:t>
      </w:r>
      <w:r w:rsidR="003943E2">
        <w:rPr>
          <w:rFonts w:ascii="Times New Roman" w:eastAsia="Times New Roman" w:hAnsi="Times New Roman" w:cs="Times New Roman"/>
          <w:sz w:val="24"/>
          <w:szCs w:val="24"/>
        </w:rPr>
        <w:t xml:space="preserve">and </w:t>
      </w:r>
      <w:r w:rsidR="00683CF7">
        <w:rPr>
          <w:rFonts w:ascii="Times New Roman" w:eastAsia="Times New Roman" w:hAnsi="Times New Roman" w:cs="Times New Roman"/>
          <w:sz w:val="24"/>
          <w:szCs w:val="24"/>
        </w:rPr>
        <w:t xml:space="preserve">then </w:t>
      </w:r>
      <w:r w:rsidR="003943E2">
        <w:rPr>
          <w:rFonts w:ascii="Times New Roman" w:eastAsia="Times New Roman" w:hAnsi="Times New Roman" w:cs="Times New Roman"/>
          <w:sz w:val="24"/>
          <w:szCs w:val="24"/>
        </w:rPr>
        <w:t xml:space="preserve">decrease </w:t>
      </w:r>
      <w:r w:rsidR="00890871">
        <w:rPr>
          <w:rFonts w:ascii="Times New Roman" w:eastAsia="Times New Roman" w:hAnsi="Times New Roman" w:cs="Times New Roman"/>
          <w:sz w:val="24"/>
          <w:szCs w:val="24"/>
        </w:rPr>
        <w:t xml:space="preserve">in TSIDW population </w:t>
      </w:r>
      <w:r w:rsidR="003943E2">
        <w:rPr>
          <w:rFonts w:ascii="Times New Roman" w:eastAsia="Times New Roman" w:hAnsi="Times New Roman" w:cs="Times New Roman"/>
          <w:sz w:val="24"/>
          <w:szCs w:val="24"/>
        </w:rPr>
        <w:t>at the end</w:t>
      </w:r>
      <w:r w:rsidR="00890871">
        <w:rPr>
          <w:rFonts w:ascii="Times New Roman" w:eastAsia="Times New Roman" w:hAnsi="Times New Roman" w:cs="Times New Roman"/>
          <w:sz w:val="24"/>
          <w:szCs w:val="24"/>
        </w:rPr>
        <w:t xml:space="preserve"> of the tourism season</w:t>
      </w:r>
      <w:r>
        <w:rPr>
          <w:rFonts w:ascii="Times New Roman" w:eastAsia="Times New Roman" w:hAnsi="Times New Roman" w:cs="Times New Roman"/>
          <w:sz w:val="24"/>
          <w:szCs w:val="24"/>
        </w:rPr>
        <w:t>.</w:t>
      </w:r>
    </w:p>
    <w:p w14:paraId="1BCE9511" w14:textId="77777777" w:rsidR="00A7754D" w:rsidRDefault="00A7754D">
      <w:pPr>
        <w:widowControl w:val="0"/>
        <w:spacing w:line="240" w:lineRule="auto"/>
        <w:rPr>
          <w:rFonts w:ascii="Times New Roman" w:eastAsia="Times New Roman" w:hAnsi="Times New Roman" w:cs="Times New Roman"/>
          <w:sz w:val="24"/>
          <w:szCs w:val="24"/>
        </w:rPr>
      </w:pPr>
    </w:p>
    <w:p w14:paraId="5F39769B"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Pharmaceuticals and Personal Care Products (PPCPs)</w:t>
      </w:r>
    </w:p>
    <w:p w14:paraId="3A87F273" w14:textId="77777777" w:rsidR="00A7754D" w:rsidRDefault="00A7754D">
      <w:pPr>
        <w:widowControl w:val="0"/>
        <w:spacing w:line="240" w:lineRule="auto"/>
        <w:rPr>
          <w:rFonts w:ascii="Times New Roman" w:eastAsia="Times New Roman" w:hAnsi="Times New Roman" w:cs="Times New Roman"/>
          <w:sz w:val="24"/>
          <w:szCs w:val="24"/>
        </w:rPr>
      </w:pPr>
    </w:p>
    <w:p w14:paraId="0C6CECF6" w14:textId="5B5E02F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column Pharmaceutical and Personal Care Product (PPCP) samples were collected in duplicate fortnightly at a depth of approximately 0.5 m at each sampling location. Samples were collected in 1-L amber glass bottles that had been rinsed with lake water prior to collection. Samples were kept on ice and out of direct sunlight in a cooler while in the field and then placed in a refrigerator at ~4℃ upon return to the lab. While in the field, personnel collecting samples refrained from caffeine, nicotine, and other non-prescription </w:t>
      </w:r>
      <w:r w:rsidR="00354F16">
        <w:rPr>
          <w:rFonts w:ascii="Times New Roman" w:eastAsia="Times New Roman" w:hAnsi="Times New Roman" w:cs="Times New Roman"/>
          <w:sz w:val="24"/>
          <w:szCs w:val="24"/>
        </w:rPr>
        <w:t xml:space="preserve">PPCPs </w:t>
      </w:r>
      <w:r>
        <w:rPr>
          <w:rFonts w:ascii="Times New Roman" w:eastAsia="Times New Roman" w:hAnsi="Times New Roman" w:cs="Times New Roman"/>
          <w:sz w:val="24"/>
          <w:szCs w:val="24"/>
        </w:rPr>
        <w:t>on the days of sample collection</w:t>
      </w:r>
      <w:r w:rsidR="00A12C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avoid potential contamination. </w:t>
      </w:r>
    </w:p>
    <w:p w14:paraId="49CB6246" w14:textId="77777777" w:rsidR="00A7754D" w:rsidRDefault="00A7754D">
      <w:pPr>
        <w:widowControl w:val="0"/>
        <w:spacing w:line="240" w:lineRule="auto"/>
        <w:rPr>
          <w:rFonts w:ascii="Times New Roman" w:eastAsia="Times New Roman" w:hAnsi="Times New Roman" w:cs="Times New Roman"/>
          <w:sz w:val="24"/>
          <w:szCs w:val="24"/>
        </w:rPr>
      </w:pPr>
    </w:p>
    <w:p w14:paraId="1A85E728" w14:textId="481EF724"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96 h of collection, samples underwent a solid phase extraction (SPE). Samples were filtered directly from the amber glass bottle using an in-line Teflon filter holder with glass microfiber GMF (1.0 µm pore size, </w:t>
      </w:r>
      <w:proofErr w:type="spellStart"/>
      <w:r>
        <w:rPr>
          <w:rFonts w:ascii="Times New Roman" w:eastAsia="Times New Roman" w:hAnsi="Times New Roman" w:cs="Times New Roman"/>
          <w:sz w:val="24"/>
          <w:szCs w:val="24"/>
        </w:rPr>
        <w:t>WhatmanGrad</w:t>
      </w:r>
      <w:proofErr w:type="spellEnd"/>
      <w:r>
        <w:rPr>
          <w:rFonts w:ascii="Times New Roman" w:eastAsia="Times New Roman" w:hAnsi="Times New Roman" w:cs="Times New Roman"/>
          <w:sz w:val="24"/>
          <w:szCs w:val="24"/>
        </w:rPr>
        <w:t xml:space="preserve"> 934-AH) in tandem with a solid phase extraction (SPE) cartridge (200 mg HLB, Waters Corporation, Milford, MA) connected to a 4-liter vacuum flask. Lab personnel wore gloves and face masks when handling samples in the lab to minimize potential for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t>
      </w:r>
      <w:proofErr w:type="spellStart"/>
      <w:r>
        <w:rPr>
          <w:rFonts w:ascii="Times New Roman" w:eastAsia="Times New Roman" w:hAnsi="Times New Roman" w:cs="Times New Roman"/>
          <w:sz w:val="24"/>
          <w:szCs w:val="24"/>
        </w:rPr>
        <w:t>Whirlpacks</w:t>
      </w:r>
      <w:proofErr w:type="spellEnd"/>
      <w:r>
        <w:rPr>
          <w:rFonts w:ascii="Times New Roman" w:eastAsia="Times New Roman" w:hAnsi="Times New Roman" w:cs="Times New Roman"/>
          <w:sz w:val="24"/>
          <w:szCs w:val="24"/>
        </w:rPr>
        <w:t xml:space="preserve"> at -20°C until analysis for 10 PPCP residues using high performance liquid chromatography tandem mass spectrometry (HPLC-MS) following methods of Furlong et al.</w:t>
      </w:r>
      <w:r w:rsidR="00087E84">
        <w:rPr>
          <w:rFonts w:ascii="Times New Roman" w:eastAsia="Times New Roman" w:hAnsi="Times New Roman" w:cs="Times New Roman"/>
          <w:sz w:val="24"/>
          <w:szCs w:val="24"/>
        </w:rPr>
        <w:t xml:space="preserve">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{"citationID":"psGYNzst","properties":{"formattedCitation":"(Furlong et al. 2008)","plainCitation":"(Furlong et al. 2008)","dontUpdate":true,"noteIndex":0},"citationItems":[{"id":4637,"uris":["http://zotero.org/users/2645460/items/48CDFB4Y"],"uri":["http://zotero.org/users/2645460/items/48CDFB4Y"],"itemData":{"id":4637,"type":"report","number":"Techniques and Methods 5-B5","publisher":"US Geological Survey","title":"Determination of human-health pharmaceuticals in filtered water by chemically modified styrene-divinylbenze resin-based solid-phase extraction and high-performance liquid chromatograph/mass spectrometry","author":[{"family":"Furlong","given":"Edward T"},{"family":"Werner","given":"Stephen L"},{"family":"Anderson","given":"Bruce D"},{"family":"Cahill","given":"Jeffery D"}],"issued":{"date-parts":[["2008"]]}}}],"schema":"https://github.com/citation-style-language/schema/raw/master/csl-citation.json"}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(2008)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Lee et al.</w:t>
      </w:r>
      <w:r w:rsidR="00087E84">
        <w:rPr>
          <w:rFonts w:ascii="Times New Roman" w:eastAsia="Times New Roman" w:hAnsi="Times New Roman" w:cs="Times New Roman"/>
          <w:sz w:val="24"/>
          <w:szCs w:val="24"/>
        </w:rPr>
        <w:t xml:space="preserve">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{"citationID":"CTq7c26T","properties":{"formattedCitation":"(Lee et al. 2016)","plainCitation":"(Lee et al. 2016)","dontUpdate":true,"noteIndex":0},"citationItems":[{"id":464,"uris":["http://zotero.org/users/2645460/items/JAZI7HKC"],"uri":["http://zotero.org/users/2645460/items/JAZI7HKC"],"itemData":{"id":464,"type":"article-journal","container-title":"Environmental Science &amp; Technology","DOI":"10.1021/acs.est.6b03717","ISSN":"0013-936X, 1520-5851","issue":"17","language":"en","page":"9727-9735","source":"CrossRef","title":"Occurrence and Potential Biological Effects of Amphetamine on Stream Communities","volume":"50","author":[{"family":"Lee","given":"Sylvia S."},{"family":"Paspalof","given":"Alexis M."},{"family":"Snow","given":"Daniel D."},{"family":"Richmond","given":"Erinn K."},{"family":"Rosi-Marshall","given":"Emma J."},{"family":"Kelly","given":"John J."}],"issued":{"date-parts":[["2016",9,6]]}}}],"schema":"https://github.com/citation-style-language/schema/raw/master/csl-citation.json"}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(2016)</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D’Alessio</w:t>
      </w:r>
      <w:proofErr w:type="spellEnd"/>
      <w:r>
        <w:rPr>
          <w:rFonts w:ascii="Times New Roman" w:eastAsia="Times New Roman" w:hAnsi="Times New Roman" w:cs="Times New Roman"/>
          <w:sz w:val="24"/>
          <w:szCs w:val="24"/>
        </w:rPr>
        <w:t xml:space="preserve"> et al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{"citationID":"YOFYKiUW","properties":{"formattedCitation":"(D\\uc0\\u8217{}Alessio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szCs w:val="24"/>
        </w:rPr>
        <w:t>(2018)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During the mass spectrometry sample processing, blank samples with methanol as well as a 20 µg/L standard were processed after every tenth sample. This step was added as a quality assurance protocol to flag instances of and correct for cross-sample contamination as well as peak drift when running samples over multiple hours. </w:t>
      </w:r>
      <w:r w:rsidR="00890871">
        <w:rPr>
          <w:rFonts w:ascii="Times New Roman" w:eastAsia="Times New Roman" w:hAnsi="Times New Roman" w:cs="Times New Roman"/>
          <w:sz w:val="24"/>
          <w:szCs w:val="24"/>
        </w:rPr>
        <w:t xml:space="preserve">Regardless of detection thresholds, </w:t>
      </w:r>
      <w:r w:rsidR="008E2162">
        <w:rPr>
          <w:rFonts w:ascii="Times New Roman" w:eastAsia="Times New Roman" w:hAnsi="Times New Roman" w:cs="Times New Roman"/>
          <w:sz w:val="24"/>
          <w:szCs w:val="24"/>
        </w:rPr>
        <w:t>we manually i</w:t>
      </w:r>
      <w:r w:rsidR="001830A0">
        <w:rPr>
          <w:rFonts w:ascii="Times New Roman" w:eastAsia="Times New Roman" w:hAnsi="Times New Roman" w:cs="Times New Roman"/>
          <w:sz w:val="24"/>
          <w:szCs w:val="24"/>
        </w:rPr>
        <w:t>n</w:t>
      </w:r>
      <w:r w:rsidR="008E2162">
        <w:rPr>
          <w:rFonts w:ascii="Times New Roman" w:eastAsia="Times New Roman" w:hAnsi="Times New Roman" w:cs="Times New Roman"/>
          <w:sz w:val="24"/>
          <w:szCs w:val="24"/>
        </w:rPr>
        <w:t xml:space="preserve">tegrated all </w:t>
      </w:r>
      <w:r w:rsidR="003943E2">
        <w:rPr>
          <w:rFonts w:ascii="Times New Roman" w:eastAsia="Times New Roman" w:hAnsi="Times New Roman" w:cs="Times New Roman"/>
          <w:sz w:val="24"/>
          <w:szCs w:val="24"/>
        </w:rPr>
        <w:t xml:space="preserve">PPCP </w:t>
      </w:r>
      <w:r w:rsidR="008E2162">
        <w:rPr>
          <w:rFonts w:ascii="Times New Roman" w:eastAsia="Times New Roman" w:hAnsi="Times New Roman" w:cs="Times New Roman"/>
          <w:sz w:val="24"/>
          <w:szCs w:val="24"/>
        </w:rPr>
        <w:t xml:space="preserve">peaks observed in </w:t>
      </w:r>
      <w:r w:rsidR="00890871">
        <w:rPr>
          <w:rFonts w:ascii="Times New Roman" w:eastAsia="Times New Roman" w:hAnsi="Times New Roman" w:cs="Times New Roman"/>
          <w:sz w:val="24"/>
          <w:szCs w:val="24"/>
        </w:rPr>
        <w:t>the</w:t>
      </w:r>
      <w:r w:rsidR="008E2162">
        <w:rPr>
          <w:rFonts w:ascii="Times New Roman" w:eastAsia="Times New Roman" w:hAnsi="Times New Roman" w:cs="Times New Roman"/>
          <w:sz w:val="24"/>
          <w:szCs w:val="24"/>
        </w:rPr>
        <w:t xml:space="preserve"> chromatogram</w:t>
      </w:r>
      <w:r w:rsidR="003943E2">
        <w:rPr>
          <w:rFonts w:ascii="Times New Roman" w:eastAsia="Times New Roman" w:hAnsi="Times New Roman" w:cs="Times New Roman"/>
          <w:sz w:val="24"/>
          <w:szCs w:val="24"/>
        </w:rPr>
        <w:t xml:space="preserve"> </w:t>
      </w:r>
      <w:r w:rsidR="008E2162">
        <w:rPr>
          <w:rFonts w:ascii="Times New Roman" w:eastAsia="Times New Roman" w:hAnsi="Times New Roman" w:cs="Times New Roman"/>
          <w:sz w:val="24"/>
          <w:szCs w:val="24"/>
        </w:rPr>
        <w:t xml:space="preserve">and corrected for cross-sample contamination in post-processing. </w:t>
      </w:r>
      <w:r>
        <w:rPr>
          <w:rFonts w:ascii="Times New Roman" w:eastAsia="Times New Roman" w:hAnsi="Times New Roman" w:cs="Times New Roman"/>
          <w:sz w:val="24"/>
          <w:szCs w:val="24"/>
        </w:rPr>
        <w:t xml:space="preserve">Samples were processed at the Water Environmental Research Laboratory at Washington State University. </w:t>
      </w:r>
    </w:p>
    <w:p w14:paraId="1E01A733" w14:textId="77777777" w:rsidR="00A7754D" w:rsidRDefault="00A7754D">
      <w:pPr>
        <w:widowControl w:val="0"/>
        <w:spacing w:line="240" w:lineRule="auto"/>
        <w:rPr>
          <w:rFonts w:ascii="Times New Roman" w:eastAsia="Times New Roman" w:hAnsi="Times New Roman" w:cs="Times New Roman"/>
          <w:sz w:val="24"/>
          <w:szCs w:val="24"/>
        </w:rPr>
      </w:pPr>
    </w:p>
    <w:p w14:paraId="407815CF"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Nutrients</w:t>
      </w:r>
    </w:p>
    <w:p w14:paraId="59E98E93" w14:textId="77777777" w:rsidR="00A7754D" w:rsidRDefault="00A7754D">
      <w:pPr>
        <w:widowControl w:val="0"/>
        <w:spacing w:line="240" w:lineRule="auto"/>
        <w:rPr>
          <w:rFonts w:ascii="Times New Roman" w:eastAsia="Times New Roman" w:hAnsi="Times New Roman" w:cs="Times New Roman"/>
          <w:sz w:val="24"/>
          <w:szCs w:val="24"/>
        </w:rPr>
      </w:pPr>
    </w:p>
    <w:p w14:paraId="700F7836" w14:textId="39AA01A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Water column nutrient samples were collected at 1</w:t>
      </w:r>
      <w:r w:rsidR="00C4279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of the 1</w:t>
      </w:r>
      <w:r w:rsidR="00C4279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sampling locations and contemporaneously with the August and September PPCP sample collection that occurred at the end of the month (i.e., second fortnightly sampling campaign within a month). Samples were </w:t>
      </w:r>
      <w:r>
        <w:rPr>
          <w:rFonts w:ascii="Times New Roman" w:eastAsia="Times New Roman" w:hAnsi="Times New Roman" w:cs="Times New Roman"/>
          <w:sz w:val="24"/>
          <w:szCs w:val="24"/>
        </w:rPr>
        <w:lastRenderedPageBreak/>
        <w:t xml:space="preserve">collected in 0.5-L plastic Nalgene bottles that had been rinsed with lake water prior to collection. Samples were kept on ice and out of direct sunlight in a cooler while in the field and then placed in a refrigerator at ~4°C upon return to the lab. Prior to freezing, </w:t>
      </w:r>
      <w:r w:rsidR="003943E2">
        <w:rPr>
          <w:rFonts w:ascii="Times New Roman" w:eastAsia="Times New Roman" w:hAnsi="Times New Roman" w:cs="Times New Roman"/>
          <w:sz w:val="24"/>
          <w:szCs w:val="24"/>
        </w:rPr>
        <w:t xml:space="preserve">samples intended for </w:t>
      </w:r>
      <w:r>
        <w:rPr>
          <w:rFonts w:ascii="Times New Roman" w:eastAsia="Times New Roman" w:hAnsi="Times New Roman" w:cs="Times New Roman"/>
          <w:sz w:val="24"/>
          <w:szCs w:val="24"/>
        </w:rPr>
        <w:t xml:space="preserve">phosphorus </w:t>
      </w:r>
      <w:r w:rsidR="003943E2">
        <w:rPr>
          <w:rFonts w:ascii="Times New Roman" w:eastAsia="Times New Roman" w:hAnsi="Times New Roman" w:cs="Times New Roman"/>
          <w:sz w:val="24"/>
          <w:szCs w:val="24"/>
        </w:rPr>
        <w:t xml:space="preserve">analysis </w:t>
      </w:r>
      <w:r>
        <w:rPr>
          <w:rFonts w:ascii="Times New Roman" w:eastAsia="Times New Roman" w:hAnsi="Times New Roman" w:cs="Times New Roman"/>
          <w:sz w:val="24"/>
          <w:szCs w:val="24"/>
        </w:rPr>
        <w:t xml:space="preserve">were transferred directly to a clear 60-mL HDPE </w:t>
      </w:r>
      <w:r w:rsidR="00906FEE">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algene bottle. </w:t>
      </w:r>
      <w:r w:rsidR="003943E2">
        <w:rPr>
          <w:rFonts w:ascii="Times New Roman" w:eastAsia="Times New Roman" w:hAnsi="Times New Roman" w:cs="Times New Roman"/>
          <w:sz w:val="24"/>
          <w:szCs w:val="24"/>
        </w:rPr>
        <w:t>Samples intended for n</w:t>
      </w:r>
      <w:r>
        <w:rPr>
          <w:rFonts w:ascii="Times New Roman" w:eastAsia="Times New Roman" w:hAnsi="Times New Roman" w:cs="Times New Roman"/>
          <w:sz w:val="24"/>
          <w:szCs w:val="24"/>
        </w:rPr>
        <w:t>itrate/</w:t>
      </w:r>
      <w:r w:rsidR="003943E2">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itrite </w:t>
      </w:r>
      <w:r w:rsidR="003943E2">
        <w:rPr>
          <w:rFonts w:ascii="Times New Roman" w:eastAsia="Times New Roman" w:hAnsi="Times New Roman" w:cs="Times New Roman"/>
          <w:sz w:val="24"/>
          <w:szCs w:val="24"/>
        </w:rPr>
        <w:t xml:space="preserve">analysis </w:t>
      </w:r>
      <w:r>
        <w:rPr>
          <w:rFonts w:ascii="Times New Roman" w:eastAsia="Times New Roman" w:hAnsi="Times New Roman" w:cs="Times New Roman"/>
          <w:sz w:val="24"/>
          <w:szCs w:val="24"/>
        </w:rPr>
        <w:t xml:space="preserve">were first filtered through a 0.45 µm nitrocellulose filter to remove intracellular nitrogenous species. Samples were processed using a spectrophotometer. Detection limits were estimated to be 1.5 µg/L-N for nitrogen samples and 0.8 µg/L-P for phosphorus samples. </w:t>
      </w:r>
    </w:p>
    <w:p w14:paraId="1C83B584" w14:textId="77777777" w:rsidR="00A7754D" w:rsidRDefault="00A7754D">
      <w:pPr>
        <w:widowControl w:val="0"/>
        <w:spacing w:line="240" w:lineRule="auto"/>
        <w:rPr>
          <w:rFonts w:ascii="Times New Roman" w:eastAsia="Times New Roman" w:hAnsi="Times New Roman" w:cs="Times New Roman"/>
          <w:sz w:val="24"/>
          <w:szCs w:val="24"/>
        </w:rPr>
      </w:pPr>
    </w:p>
    <w:p w14:paraId="03D75336"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Periphyton Sample Collection</w:t>
      </w:r>
    </w:p>
    <w:p w14:paraId="769FF251" w14:textId="77777777" w:rsidR="00A7754D" w:rsidRDefault="00A7754D">
      <w:pPr>
        <w:widowControl w:val="0"/>
        <w:spacing w:line="240" w:lineRule="auto"/>
        <w:rPr>
          <w:rFonts w:ascii="Times New Roman" w:eastAsia="Times New Roman" w:hAnsi="Times New Roman" w:cs="Times New Roman"/>
          <w:sz w:val="24"/>
          <w:szCs w:val="24"/>
        </w:rPr>
      </w:pPr>
    </w:p>
    <w:p w14:paraId="711FF400" w14:textId="21864DBE"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Periphyton samples were collected at 1</w:t>
      </w:r>
      <w:r w:rsidR="00890871">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of the 1</w:t>
      </w:r>
      <w:r w:rsidR="0089087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sampling locations and contemporaneously with PPCP sample collection that occurred at the end of the month (i.e., second fortnightly sampling campaign within a month). Two sampling locations (Holt and Ducharme) were largely characterized by clay and silt sediments, making standardized, systematic periphyton collection difficult. The remaining 1</w:t>
      </w:r>
      <w:r w:rsidR="00890871">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locations </w:t>
      </w:r>
      <w:r w:rsidR="007C6A87">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comparable with respect to the substrate, which could be characterized as a mix of large, oblate rocks and gravel. </w:t>
      </w:r>
      <w:r w:rsidR="00906FEE">
        <w:rPr>
          <w:rFonts w:ascii="Times New Roman" w:eastAsia="Times New Roman" w:hAnsi="Times New Roman" w:cs="Times New Roman"/>
          <w:sz w:val="24"/>
          <w:szCs w:val="24"/>
        </w:rPr>
        <w:t>As such, we do not include data from HO and DU in our analysis.</w:t>
      </w:r>
    </w:p>
    <w:p w14:paraId="71E09776" w14:textId="77777777" w:rsidR="00A7754D" w:rsidRDefault="00A7754D">
      <w:pPr>
        <w:widowControl w:val="0"/>
        <w:spacing w:line="240" w:lineRule="auto"/>
        <w:rPr>
          <w:rFonts w:ascii="Times New Roman" w:eastAsia="Times New Roman" w:hAnsi="Times New Roman" w:cs="Times New Roman"/>
          <w:sz w:val="24"/>
          <w:szCs w:val="24"/>
        </w:rPr>
      </w:pPr>
    </w:p>
    <w:p w14:paraId="501F869F" w14:textId="4F49E091"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w:t>
      </w:r>
      <w:r w:rsidR="00906FEE">
        <w:rPr>
          <w:rFonts w:ascii="Times New Roman" w:eastAsia="Times New Roman" w:hAnsi="Times New Roman" w:cs="Times New Roman"/>
          <w:sz w:val="24"/>
          <w:szCs w:val="24"/>
        </w:rPr>
        <w:t xml:space="preserve">of the periphyton </w:t>
      </w:r>
      <w:r>
        <w:rPr>
          <w:rFonts w:ascii="Times New Roman" w:eastAsia="Times New Roman" w:hAnsi="Times New Roman" w:cs="Times New Roman"/>
          <w:sz w:val="24"/>
          <w:szCs w:val="24"/>
        </w:rPr>
        <w:t>sampling location</w:t>
      </w:r>
      <w:r w:rsidR="00906FE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nine rocks were haphazardly collected and placed into plastic, </w:t>
      </w:r>
      <w:r w:rsidR="00906FEE">
        <w:rPr>
          <w:rFonts w:ascii="Times New Roman" w:eastAsia="Times New Roman" w:hAnsi="Times New Roman" w:cs="Times New Roman"/>
          <w:sz w:val="24"/>
          <w:szCs w:val="24"/>
        </w:rPr>
        <w:t>Ziplock</w:t>
      </w:r>
      <w:r>
        <w:rPr>
          <w:rFonts w:ascii="Times New Roman" w:eastAsia="Times New Roman" w:hAnsi="Times New Roman" w:cs="Times New Roman"/>
          <w:sz w:val="24"/>
          <w:szCs w:val="24"/>
        </w:rPr>
        <w:t xml:space="preserve"> bags within the field. Within 18 h of collection, a plastic stencil was used to define a surface area of each rock from which we scraped a standardized 1.61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of periphyton with a firm bristled toothbrush. Individual samples from three rocks were transferred to 50 mL plastic falcon tubes for abundance estimates. Glutaraldehyde (0.2% final volume) was added to each falcon tube as a preservative. Individual samples from four other rocks were transferred to GF/Fs for ash free dry mass estimates. Following standardized area scrapes, all remaining periphyton on each of the nine rocks was scraped from the rock and into an aluminum tray. The composite periphyton mixture for a given site and sampling time was then placed into 50 mL plastic falcon tubes, which were centrifuged at ~750 rpm for 20 minutes to concentrate periphyton at the bottom of the tube. Using a 5-mL transfer pipette, visibly compacted periphyton and sediment were removed from falcon tubes and transferred to 1.5-mL Eppendorf tubes until a maximum of 10 Eppendorf tubes were filled with periphyton and sediment. These composite periphyton samples were then placed in a -80℃ freezer until processing for stoichiometry and fatty acids. </w:t>
      </w:r>
    </w:p>
    <w:p w14:paraId="647C6C3C" w14:textId="77777777" w:rsidR="00A7754D" w:rsidRDefault="00A7754D">
      <w:pPr>
        <w:widowControl w:val="0"/>
        <w:spacing w:line="240" w:lineRule="auto"/>
        <w:rPr>
          <w:rFonts w:ascii="Times New Roman" w:eastAsia="Times New Roman" w:hAnsi="Times New Roman" w:cs="Times New Roman"/>
          <w:sz w:val="24"/>
          <w:szCs w:val="24"/>
        </w:rPr>
      </w:pPr>
    </w:p>
    <w:p w14:paraId="145117E9" w14:textId="78253F2B"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Benthic </w:t>
      </w:r>
      <w:r w:rsidR="00213C46">
        <w:rPr>
          <w:rFonts w:ascii="Times New Roman" w:eastAsia="Times New Roman" w:hAnsi="Times New Roman" w:cs="Times New Roman"/>
          <w:i/>
          <w:sz w:val="24"/>
          <w:szCs w:val="24"/>
        </w:rPr>
        <w:t>A</w:t>
      </w:r>
      <w:r>
        <w:rPr>
          <w:rFonts w:ascii="Times New Roman" w:eastAsia="Times New Roman" w:hAnsi="Times New Roman" w:cs="Times New Roman"/>
          <w:i/>
          <w:sz w:val="24"/>
          <w:szCs w:val="24"/>
        </w:rPr>
        <w:t xml:space="preserve">lgal </w:t>
      </w:r>
      <w:r w:rsidR="00213C46">
        <w:rPr>
          <w:rFonts w:ascii="Times New Roman" w:eastAsia="Times New Roman" w:hAnsi="Times New Roman" w:cs="Times New Roman"/>
          <w:i/>
          <w:sz w:val="24"/>
          <w:szCs w:val="24"/>
        </w:rPr>
        <w:t>A</w:t>
      </w:r>
      <w:r>
        <w:rPr>
          <w:rFonts w:ascii="Times New Roman" w:eastAsia="Times New Roman" w:hAnsi="Times New Roman" w:cs="Times New Roman"/>
          <w:i/>
          <w:sz w:val="24"/>
          <w:szCs w:val="24"/>
        </w:rPr>
        <w:t xml:space="preserve">bundance </w:t>
      </w:r>
    </w:p>
    <w:p w14:paraId="060EFE85" w14:textId="77777777" w:rsidR="00A7754D" w:rsidRDefault="00A7754D">
      <w:pPr>
        <w:widowControl w:val="0"/>
        <w:spacing w:line="240" w:lineRule="auto"/>
        <w:rPr>
          <w:rFonts w:ascii="Times New Roman" w:eastAsia="Times New Roman" w:hAnsi="Times New Roman" w:cs="Times New Roman"/>
          <w:sz w:val="24"/>
          <w:szCs w:val="24"/>
        </w:rPr>
      </w:pPr>
    </w:p>
    <w:p w14:paraId="0846E2A0" w14:textId="380C428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30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 preserved sample using a compound light microscope. For all 30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cells and filaments were counted, for the entire subsample, until at least 300 cells were identified for a given sampling replicate. If the first aliquot contained less than 300 cells, we counted additional subsamples until we reached at least 300 cells in total. In instances when 300 cells were counted before finishing a subsample, we still counted the entire aliquot. Taxa were classified into broad categories consistent with periphyton </w:t>
      </w:r>
      <w:r w:rsidRPr="000C4E79">
        <w:rPr>
          <w:rFonts w:ascii="Times New Roman" w:eastAsia="Times New Roman" w:hAnsi="Times New Roman" w:cs="Times New Roman"/>
          <w:sz w:val="24"/>
          <w:szCs w:val="24"/>
        </w:rPr>
        <w:t>algal</w:t>
      </w:r>
      <w:r w:rsidR="007C6A87" w:rsidRPr="000C4E79">
        <w:rPr>
          <w:rFonts w:ascii="Times New Roman" w:eastAsia="Times New Roman" w:hAnsi="Times New Roman" w:cs="Times New Roman"/>
          <w:sz w:val="24"/>
          <w:szCs w:val="24"/>
        </w:rPr>
        <w:t xml:space="preserve"> </w:t>
      </w:r>
      <w:r w:rsidR="000C4E79" w:rsidRPr="000C4E79">
        <w:rPr>
          <w:rFonts w:ascii="Times New Roman" w:eastAsia="Times New Roman" w:hAnsi="Times New Roman" w:cs="Times New Roman"/>
          <w:sz w:val="24"/>
          <w:szCs w:val="24"/>
        </w:rPr>
        <w:t xml:space="preserve">taxonomy </w:t>
      </w:r>
      <w:r w:rsidR="00087E84">
        <w:rPr>
          <w:rFonts w:ascii="Times New Roman" w:eastAsia="Times New Roman" w:hAnsi="Times New Roman" w:cs="Times New Roman"/>
          <w:sz w:val="24"/>
          <w:szCs w:val="24"/>
        </w:rPr>
        <w:fldChar w:fldCharType="begin"/>
      </w:r>
      <w:r w:rsidR="00087E84">
        <w:rPr>
          <w:rFonts w:ascii="Times New Roman" w:eastAsia="Times New Roman" w:hAnsi="Times New Roman" w:cs="Times New Roman"/>
          <w:sz w:val="24"/>
          <w:szCs w:val="24"/>
        </w:rPr>
        <w:instrText xml:space="preserve"> ADDIN ZOTERO_ITEM CSL_CITATION {"citationID":"farRpgRm","properties":{"formattedCitation":"(Biggs and Kilroy 2000)","plainCitation":"(Biggs and Kilroy 2000)","noteIndex":0},"citationItems":[{"id":4638,"uris":["http://zotero.org/users/2645460/items/JHRBTEWW"],"uri":["http://zotero.org/users/2645460/items/JHRBTEWW"],"itemData":{"id":4638,"type":"article-journal","container-title":"New Zealand Ministry for the Environment/NIWA","journalAbbreviation":"New Zealand Ministry for the Environment/NIWA","source":"ResearchGate","title":"Stream periphyton monitoring manual","author":[{"family":"Biggs","given":"Barry"},{"family":"Kilroy","given":"Cathy"}],"issued":{"date-parts":[["2000",1,1]]}}}],"schema":"https://github.com/citation-style-language/schema/raw/master/csl-citation.json"}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(Biggs and Kilroy 2000)</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using coarse groupings to capture general patterns in relative algal abundance. As a result, algal groups consisted of diatoms, chlorophyt</w:t>
      </w:r>
      <w:r w:rsidR="00A12C0B">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cryptophyt</w:t>
      </w:r>
      <w:r w:rsidR="00A12C0B">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chrysophyt</w:t>
      </w:r>
      <w:r w:rsidR="00A12C0B">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xml:space="preserve">, and cyanobacteria. </w:t>
      </w:r>
      <w:r>
        <w:rPr>
          <w:rFonts w:ascii="Times New Roman" w:eastAsia="Times New Roman" w:hAnsi="Times New Roman" w:cs="Times New Roman"/>
          <w:sz w:val="24"/>
          <w:szCs w:val="24"/>
        </w:rPr>
        <w:lastRenderedPageBreak/>
        <w:t xml:space="preserve">For consistency, all samples were processed by one person (MFM) to reduce cross-observer error. </w:t>
      </w:r>
    </w:p>
    <w:p w14:paraId="2270D158" w14:textId="77777777" w:rsidR="00A7754D" w:rsidRDefault="00A7754D">
      <w:pPr>
        <w:widowControl w:val="0"/>
        <w:spacing w:line="240" w:lineRule="auto"/>
        <w:rPr>
          <w:rFonts w:ascii="Times New Roman" w:eastAsia="Times New Roman" w:hAnsi="Times New Roman" w:cs="Times New Roman"/>
          <w:sz w:val="24"/>
          <w:szCs w:val="24"/>
        </w:rPr>
      </w:pPr>
    </w:p>
    <w:p w14:paraId="5D1BDFCE" w14:textId="79C8465B"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Ash</w:t>
      </w:r>
      <w:r w:rsidR="00E655D6">
        <w:rPr>
          <w:rFonts w:ascii="Times New Roman" w:eastAsia="Times New Roman" w:hAnsi="Times New Roman" w:cs="Times New Roman"/>
          <w:i/>
          <w:sz w:val="24"/>
          <w:szCs w:val="24"/>
        </w:rPr>
        <w:t xml:space="preserve"> Free</w:t>
      </w:r>
      <w:r>
        <w:rPr>
          <w:rFonts w:ascii="Times New Roman" w:eastAsia="Times New Roman" w:hAnsi="Times New Roman" w:cs="Times New Roman"/>
          <w:i/>
          <w:sz w:val="24"/>
          <w:szCs w:val="24"/>
        </w:rPr>
        <w:t xml:space="preserve"> Dry Mass</w:t>
      </w:r>
    </w:p>
    <w:p w14:paraId="1165BC94" w14:textId="77777777" w:rsidR="00A7754D" w:rsidRDefault="00A7754D">
      <w:pPr>
        <w:widowControl w:val="0"/>
        <w:spacing w:line="240" w:lineRule="auto"/>
        <w:rPr>
          <w:rFonts w:ascii="Times New Roman" w:eastAsia="Times New Roman" w:hAnsi="Times New Roman" w:cs="Times New Roman"/>
          <w:sz w:val="24"/>
          <w:szCs w:val="24"/>
        </w:rPr>
      </w:pPr>
    </w:p>
    <w:p w14:paraId="07002BF9" w14:textId="289934C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GF/Fs were removed from </w:t>
      </w:r>
      <w:proofErr w:type="spellStart"/>
      <w:r>
        <w:rPr>
          <w:rFonts w:ascii="Times New Roman" w:eastAsia="Times New Roman" w:hAnsi="Times New Roman" w:cs="Times New Roman"/>
          <w:sz w:val="24"/>
          <w:szCs w:val="24"/>
        </w:rPr>
        <w:t>whirlpacks</w:t>
      </w:r>
      <w:proofErr w:type="spellEnd"/>
      <w:r>
        <w:rPr>
          <w:rFonts w:ascii="Times New Roman" w:eastAsia="Times New Roman" w:hAnsi="Times New Roman" w:cs="Times New Roman"/>
          <w:sz w:val="24"/>
          <w:szCs w:val="24"/>
        </w:rPr>
        <w:t xml:space="preserve">, placed on aluminum foil, and transferred to a drying oven at ~96°C overnight. Samples were then relocated to a </w:t>
      </w:r>
      <w:proofErr w:type="spellStart"/>
      <w:r>
        <w:rPr>
          <w:rFonts w:ascii="Times New Roman" w:eastAsia="Times New Roman" w:hAnsi="Times New Roman" w:cs="Times New Roman"/>
          <w:sz w:val="24"/>
          <w:szCs w:val="24"/>
        </w:rPr>
        <w:t>dessicator</w:t>
      </w:r>
      <w:proofErr w:type="spellEnd"/>
      <w:r>
        <w:rPr>
          <w:rFonts w:ascii="Times New Roman" w:eastAsia="Times New Roman" w:hAnsi="Times New Roman" w:cs="Times New Roman"/>
          <w:sz w:val="24"/>
          <w:szCs w:val="24"/>
        </w:rPr>
        <w:t xml:space="preserve"> for at least 24 h. After samples were dry, samples were weighed to the nearest 0.0001 g, and then placed in a muffle furnace at 550°C for ~1.5 h. After cooling for ~30 minutes, samples were massed again, and pre- and post-ignition were differenced. Samples were processed at the Water Environmental Research Laboratory at Washington State University. </w:t>
      </w:r>
    </w:p>
    <w:p w14:paraId="2CA39765" w14:textId="77777777" w:rsidR="00A7754D" w:rsidRDefault="00A7754D">
      <w:pPr>
        <w:widowControl w:val="0"/>
        <w:spacing w:line="240" w:lineRule="auto"/>
        <w:rPr>
          <w:rFonts w:ascii="Times New Roman" w:eastAsia="Times New Roman" w:hAnsi="Times New Roman" w:cs="Times New Roman"/>
          <w:sz w:val="24"/>
          <w:szCs w:val="24"/>
        </w:rPr>
      </w:pPr>
    </w:p>
    <w:p w14:paraId="1AF3D06A"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Periphyton Stoichiometry</w:t>
      </w:r>
    </w:p>
    <w:p w14:paraId="168F3A5E" w14:textId="77777777" w:rsidR="00A7754D" w:rsidRDefault="00A7754D">
      <w:pPr>
        <w:widowControl w:val="0"/>
        <w:spacing w:line="240" w:lineRule="auto"/>
        <w:rPr>
          <w:rFonts w:ascii="Times New Roman" w:eastAsia="Times New Roman" w:hAnsi="Times New Roman" w:cs="Times New Roman"/>
          <w:sz w:val="24"/>
          <w:szCs w:val="24"/>
        </w:rPr>
      </w:pPr>
    </w:p>
    <w:p w14:paraId="0FBEE30C" w14:textId="4B50A3CC"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1.5-mL Eppendorf tubes of concentrated periphyton for each sampling location and time were transferred to a foil pan and allowed to thaw and dry in a drying oven at 60°C overnight. Samples were then homogenized and placed in a </w:t>
      </w:r>
      <w:r w:rsidR="00087E84">
        <w:rPr>
          <w:rFonts w:ascii="Times New Roman" w:eastAsia="Times New Roman" w:hAnsi="Times New Roman" w:cs="Times New Roman"/>
          <w:sz w:val="24"/>
          <w:szCs w:val="24"/>
        </w:rPr>
        <w:t>desiccator</w:t>
      </w:r>
      <w:r>
        <w:rPr>
          <w:rFonts w:ascii="Times New Roman" w:eastAsia="Times New Roman" w:hAnsi="Times New Roman" w:cs="Times New Roman"/>
          <w:sz w:val="24"/>
          <w:szCs w:val="24"/>
        </w:rPr>
        <w:t xml:space="preserve"> for at least one hour prior to weighing. </w:t>
      </w:r>
    </w:p>
    <w:p w14:paraId="2918EDFF" w14:textId="77777777" w:rsidR="00A7754D" w:rsidRDefault="00A7754D">
      <w:pPr>
        <w:widowControl w:val="0"/>
        <w:spacing w:line="240" w:lineRule="auto"/>
        <w:rPr>
          <w:rFonts w:ascii="Times New Roman" w:eastAsia="Times New Roman" w:hAnsi="Times New Roman" w:cs="Times New Roman"/>
          <w:sz w:val="24"/>
          <w:szCs w:val="24"/>
        </w:rPr>
      </w:pPr>
    </w:p>
    <w:p w14:paraId="3C6F10AD" w14:textId="6E1F2B9A"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subsamples of completely dried periphyton were transferred to two glass scintillation vials and covered with foil. Particulate carbon and nitrogen measurements could be processed together and required at least 50 mg of tissue, whereas particulate phosphorus required a separate instrument and no more than 5 mg of tissue for analysis. Samples were combusted at ~500°C for 4.5 h, and once cooled, 10 mL of 0.15 M hydrochloric acid was added. Samples were stored at 4°C until analyzed. </w:t>
      </w:r>
      <w:r w:rsidR="004B226E">
        <w:rPr>
          <w:rFonts w:ascii="Times New Roman" w:eastAsia="Times New Roman" w:hAnsi="Times New Roman" w:cs="Times New Roman"/>
          <w:sz w:val="24"/>
          <w:szCs w:val="24"/>
        </w:rPr>
        <w:t xml:space="preserve">Particulate </w:t>
      </w:r>
      <w:r w:rsidR="00203C56">
        <w:rPr>
          <w:rFonts w:ascii="Times New Roman" w:eastAsia="Times New Roman" w:hAnsi="Times New Roman" w:cs="Times New Roman"/>
          <w:sz w:val="24"/>
          <w:szCs w:val="24"/>
        </w:rPr>
        <w:t>c</w:t>
      </w:r>
      <w:r w:rsidR="004B226E">
        <w:rPr>
          <w:rFonts w:ascii="Times New Roman" w:eastAsia="Times New Roman" w:hAnsi="Times New Roman" w:cs="Times New Roman"/>
          <w:sz w:val="24"/>
          <w:szCs w:val="24"/>
        </w:rPr>
        <w:t xml:space="preserve">arbon and </w:t>
      </w:r>
      <w:r w:rsidR="00203C56">
        <w:rPr>
          <w:rFonts w:ascii="Times New Roman" w:eastAsia="Times New Roman" w:hAnsi="Times New Roman" w:cs="Times New Roman"/>
          <w:sz w:val="24"/>
          <w:szCs w:val="24"/>
        </w:rPr>
        <w:t>n</w:t>
      </w:r>
      <w:r w:rsidR="004B226E">
        <w:rPr>
          <w:rFonts w:ascii="Times New Roman" w:eastAsia="Times New Roman" w:hAnsi="Times New Roman" w:cs="Times New Roman"/>
          <w:sz w:val="24"/>
          <w:szCs w:val="24"/>
        </w:rPr>
        <w:t>itrogen were estimated</w:t>
      </w:r>
      <w:r>
        <w:rPr>
          <w:rFonts w:ascii="Times New Roman" w:eastAsia="Times New Roman" w:hAnsi="Times New Roman" w:cs="Times New Roman"/>
          <w:sz w:val="24"/>
          <w:szCs w:val="24"/>
        </w:rPr>
        <w:t xml:space="preserve"> using a </w:t>
      </w:r>
      <w:proofErr w:type="spellStart"/>
      <w:r>
        <w:rPr>
          <w:rFonts w:ascii="Times New Roman" w:eastAsia="Times New Roman" w:hAnsi="Times New Roman" w:cs="Times New Roman"/>
          <w:sz w:val="24"/>
          <w:szCs w:val="24"/>
        </w:rPr>
        <w:t>Leco</w:t>
      </w:r>
      <w:proofErr w:type="spellEnd"/>
      <w:r>
        <w:rPr>
          <w:rFonts w:ascii="Times New Roman" w:eastAsia="Times New Roman" w:hAnsi="Times New Roman" w:cs="Times New Roman"/>
          <w:sz w:val="24"/>
          <w:szCs w:val="24"/>
        </w:rPr>
        <w:t xml:space="preserve"> CN628 analyzer. </w:t>
      </w:r>
      <w:r w:rsidR="004B226E">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articulate </w:t>
      </w:r>
      <w:r w:rsidR="00203C56">
        <w:rPr>
          <w:rFonts w:ascii="Times New Roman" w:eastAsia="Times New Roman" w:hAnsi="Times New Roman" w:cs="Times New Roman"/>
          <w:sz w:val="24"/>
          <w:szCs w:val="24"/>
        </w:rPr>
        <w:t>p</w:t>
      </w:r>
      <w:r>
        <w:rPr>
          <w:rFonts w:ascii="Times New Roman" w:eastAsia="Times New Roman" w:hAnsi="Times New Roman" w:cs="Times New Roman"/>
          <w:sz w:val="24"/>
          <w:szCs w:val="24"/>
        </w:rPr>
        <w:t>hosphorus</w:t>
      </w:r>
      <w:r w:rsidR="004B226E">
        <w:rPr>
          <w:rFonts w:ascii="Times New Roman" w:eastAsia="Times New Roman" w:hAnsi="Times New Roman" w:cs="Times New Roman"/>
          <w:sz w:val="24"/>
          <w:szCs w:val="24"/>
        </w:rPr>
        <w:t xml:space="preserve"> was estimated using</w:t>
      </w:r>
      <w:r>
        <w:rPr>
          <w:rFonts w:ascii="Times New Roman" w:eastAsia="Times New Roman" w:hAnsi="Times New Roman" w:cs="Times New Roman"/>
          <w:sz w:val="24"/>
          <w:szCs w:val="24"/>
        </w:rPr>
        <w:t xml:space="preserve"> an Astoria Pacific, A2 segmented flow analyzer with an Astoria Pacific models 311 XYZ autosampler. The method detection limits were estimated to be 2 </w:t>
      </w:r>
      <w:proofErr w:type="spellStart"/>
      <w:r>
        <w:rPr>
          <w:rFonts w:ascii="Times New Roman" w:eastAsia="Times New Roman" w:hAnsi="Times New Roman" w:cs="Times New Roman"/>
          <w:sz w:val="24"/>
          <w:szCs w:val="24"/>
        </w:rPr>
        <w:t>μg</w:t>
      </w:r>
      <w:proofErr w:type="spellEnd"/>
      <w:r>
        <w:rPr>
          <w:rFonts w:ascii="Times New Roman" w:eastAsia="Times New Roman" w:hAnsi="Times New Roman" w:cs="Times New Roman"/>
          <w:sz w:val="24"/>
          <w:szCs w:val="24"/>
        </w:rPr>
        <w:t xml:space="preserve">/L-P. Samples were processed at the Freshwater Research Laboratory at Flathead Lake Biological Station. </w:t>
      </w:r>
    </w:p>
    <w:p w14:paraId="0BDF89CD" w14:textId="77777777" w:rsidR="00A7754D" w:rsidRDefault="00A7754D">
      <w:pPr>
        <w:widowControl w:val="0"/>
        <w:spacing w:line="240" w:lineRule="auto"/>
        <w:rPr>
          <w:rFonts w:ascii="Times New Roman" w:eastAsia="Times New Roman" w:hAnsi="Times New Roman" w:cs="Times New Roman"/>
          <w:sz w:val="24"/>
          <w:szCs w:val="24"/>
        </w:rPr>
      </w:pPr>
    </w:p>
    <w:p w14:paraId="19B645DB"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Periphyton Fatty Acid Analysis </w:t>
      </w:r>
    </w:p>
    <w:p w14:paraId="00A2A7DF" w14:textId="77777777" w:rsidR="00A7754D" w:rsidRDefault="00A7754D">
      <w:pPr>
        <w:widowControl w:val="0"/>
        <w:spacing w:line="240" w:lineRule="auto"/>
        <w:rPr>
          <w:rFonts w:ascii="Times New Roman" w:eastAsia="Times New Roman" w:hAnsi="Times New Roman" w:cs="Times New Roman"/>
          <w:sz w:val="24"/>
          <w:szCs w:val="24"/>
        </w:rPr>
      </w:pPr>
    </w:p>
    <w:p w14:paraId="7B0ECA29" w14:textId="77C459B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collected periphyton samples in 1.5-mL Eppendorf tubes that were not used for stoichiometric assessment were allocated for fatty acids. Samples were allowed to freeze-dry overnight. Following freeze-drying, samples were transferred to 10 mL glass centrifuge vials, and 2 mL of 100% chloroform was added to each under nitrogen gas. Samples remained in chloroform overnight at -80°C. Fatty acid extractions generally involved three phases: (1) 100% chloroform extraction, (2) chloroform-methanol extraction, and (3) fatty acid methylation. Fatty acid extraction methods were adapted from Schram et al.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{"citationID":"RBy44lSm","properties":{"formattedCitation":"(Schram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6 and 20:5</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(2018)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016E70EC"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EECDA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overnight chloroform extraction, samples underwent a chloroform-methanol extraction three times. To each sample, we added 1 mL cooled 100% methanol, 1 mL </w:t>
      </w:r>
      <w:proofErr w:type="spellStart"/>
      <w:proofErr w:type="gramStart"/>
      <w:r>
        <w:rPr>
          <w:rFonts w:ascii="Times New Roman" w:eastAsia="Times New Roman" w:hAnsi="Times New Roman" w:cs="Times New Roman"/>
          <w:sz w:val="24"/>
          <w:szCs w:val="24"/>
        </w:rPr>
        <w:t>chloroform:methanol</w:t>
      </w:r>
      <w:proofErr w:type="spellEnd"/>
      <w:proofErr w:type="gram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w:t>
      </w:r>
      <w:r>
        <w:rPr>
          <w:rFonts w:ascii="Times New Roman" w:eastAsia="Times New Roman" w:hAnsi="Times New Roman" w:cs="Times New Roman"/>
          <w:sz w:val="24"/>
          <w:szCs w:val="24"/>
        </w:rPr>
        <w:lastRenderedPageBreak/>
        <w:t>resuspended in 1.5 mL chloroform and stored at -20°C overnight.</w:t>
      </w:r>
    </w:p>
    <w:p w14:paraId="585430D2"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E1D39F" w14:textId="4B4D60E8"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well as an internal standard of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Samples were then evaporated under nitrogen, and then 1 mL of toluene and 2 mL of 1% sulfuric acid-methanol was added. The vial was closed under nitrogen gas and then incubated in a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Shimadzu QP2020 GC/MS following Schram et al.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{"citationID":"fqXx4KAa","properties":{"formattedCitation":"(Schram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6 and 20:5</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(2018)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Samples were processed at the Community Trophic Ecology Laboratory at the Oregon Institute for Marine Biology. </w:t>
      </w:r>
    </w:p>
    <w:p w14:paraId="6280417E" w14:textId="77777777" w:rsidR="00A7754D" w:rsidRDefault="00A7754D">
      <w:pPr>
        <w:widowControl w:val="0"/>
        <w:spacing w:line="240" w:lineRule="auto"/>
        <w:rPr>
          <w:rFonts w:ascii="Times New Roman" w:eastAsia="Times New Roman" w:hAnsi="Times New Roman" w:cs="Times New Roman"/>
          <w:sz w:val="24"/>
          <w:szCs w:val="24"/>
        </w:rPr>
      </w:pPr>
    </w:p>
    <w:p w14:paraId="6D5D6A98"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Statistical Analysis</w:t>
      </w:r>
    </w:p>
    <w:p w14:paraId="33CF31AB" w14:textId="77777777" w:rsidR="00A7754D" w:rsidRDefault="00A7754D">
      <w:pPr>
        <w:widowControl w:val="0"/>
        <w:spacing w:line="240" w:lineRule="auto"/>
        <w:rPr>
          <w:rFonts w:ascii="Times New Roman" w:eastAsia="Times New Roman" w:hAnsi="Times New Roman" w:cs="Times New Roman"/>
          <w:sz w:val="24"/>
          <w:szCs w:val="24"/>
        </w:rPr>
      </w:pPr>
    </w:p>
    <w:p w14:paraId="2EB14F0E" w14:textId="08B3F841"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how lakeside development and </w:t>
      </w:r>
      <w:r w:rsidR="00F16794">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may</w:t>
      </w:r>
      <w:r w:rsidR="00203C56">
        <w:rPr>
          <w:rFonts w:ascii="Times New Roman" w:eastAsia="Times New Roman" w:hAnsi="Times New Roman" w:cs="Times New Roman"/>
          <w:sz w:val="24"/>
          <w:szCs w:val="24"/>
        </w:rPr>
        <w:t xml:space="preserve"> </w:t>
      </w:r>
      <w:r w:rsidR="00F16794">
        <w:rPr>
          <w:rFonts w:ascii="Times New Roman" w:eastAsia="Times New Roman" w:hAnsi="Times New Roman" w:cs="Times New Roman"/>
          <w:sz w:val="24"/>
          <w:szCs w:val="24"/>
        </w:rPr>
        <w:t>be associated with human activity and sewage indicator abundance</w:t>
      </w:r>
      <w:r>
        <w:rPr>
          <w:rFonts w:ascii="Times New Roman" w:eastAsia="Times New Roman" w:hAnsi="Times New Roman" w:cs="Times New Roman"/>
          <w:sz w:val="24"/>
          <w:szCs w:val="24"/>
        </w:rPr>
        <w:t xml:space="preserve">, </w:t>
      </w:r>
      <w:r w:rsidRPr="00410460">
        <w:rPr>
          <w:rFonts w:ascii="Times New Roman" w:eastAsia="Times New Roman" w:hAnsi="Times New Roman" w:cs="Times New Roman"/>
          <w:sz w:val="24"/>
          <w:szCs w:val="24"/>
        </w:rPr>
        <w:t xml:space="preserve">we </w:t>
      </w:r>
      <w:r w:rsidR="005744A3" w:rsidRPr="00410460">
        <w:rPr>
          <w:rFonts w:ascii="Times New Roman" w:eastAsia="Times New Roman" w:hAnsi="Times New Roman" w:cs="Times New Roman"/>
          <w:sz w:val="24"/>
          <w:szCs w:val="24"/>
        </w:rPr>
        <w:t xml:space="preserve">tested whether </w:t>
      </w:r>
      <w:r w:rsidR="00973045">
        <w:rPr>
          <w:rFonts w:ascii="Times New Roman" w:eastAsia="Times New Roman" w:hAnsi="Times New Roman" w:cs="Times New Roman"/>
          <w:sz w:val="24"/>
          <w:szCs w:val="24"/>
        </w:rPr>
        <w:t>total PPCP concentration, abundance of branched- and odd-chain fatty acids, nitrogen</w:t>
      </w:r>
      <w:r w:rsidR="00890871">
        <w:rPr>
          <w:rFonts w:ascii="Times New Roman" w:eastAsia="Times New Roman" w:hAnsi="Times New Roman" w:cs="Times New Roman"/>
          <w:sz w:val="24"/>
          <w:szCs w:val="24"/>
        </w:rPr>
        <w:t xml:space="preserve"> and</w:t>
      </w:r>
      <w:r w:rsidR="00973045">
        <w:rPr>
          <w:rFonts w:ascii="Times New Roman" w:eastAsia="Times New Roman" w:hAnsi="Times New Roman" w:cs="Times New Roman"/>
          <w:sz w:val="24"/>
          <w:szCs w:val="24"/>
        </w:rPr>
        <w:t xml:space="preserve"> phosphorus</w:t>
      </w:r>
      <w:r w:rsidR="00890871">
        <w:rPr>
          <w:rFonts w:ascii="Times New Roman" w:eastAsia="Times New Roman" w:hAnsi="Times New Roman" w:cs="Times New Roman"/>
          <w:sz w:val="24"/>
          <w:szCs w:val="24"/>
        </w:rPr>
        <w:t xml:space="preserve"> concentrations</w:t>
      </w:r>
      <w:r w:rsidR="00973045">
        <w:rPr>
          <w:rFonts w:ascii="Times New Roman" w:eastAsia="Times New Roman" w:hAnsi="Times New Roman" w:cs="Times New Roman"/>
          <w:sz w:val="24"/>
          <w:szCs w:val="24"/>
        </w:rPr>
        <w:t xml:space="preserve">, </w:t>
      </w:r>
      <w:r w:rsidR="00890871">
        <w:rPr>
          <w:rFonts w:ascii="Times New Roman" w:eastAsia="Times New Roman" w:hAnsi="Times New Roman" w:cs="Times New Roman"/>
          <w:sz w:val="24"/>
          <w:szCs w:val="24"/>
        </w:rPr>
        <w:t>as well as</w:t>
      </w:r>
      <w:r w:rsidR="00973045">
        <w:rPr>
          <w:rFonts w:ascii="Times New Roman" w:eastAsia="Times New Roman" w:hAnsi="Times New Roman" w:cs="Times New Roman"/>
          <w:sz w:val="24"/>
          <w:szCs w:val="24"/>
        </w:rPr>
        <w:t xml:space="preserve"> ash</w:t>
      </w:r>
      <w:r w:rsidR="00890871">
        <w:rPr>
          <w:rFonts w:ascii="Times New Roman" w:eastAsia="Times New Roman" w:hAnsi="Times New Roman" w:cs="Times New Roman"/>
          <w:sz w:val="24"/>
          <w:szCs w:val="24"/>
        </w:rPr>
        <w:t xml:space="preserve"> free</w:t>
      </w:r>
      <w:r w:rsidR="00973045">
        <w:rPr>
          <w:rFonts w:ascii="Times New Roman" w:eastAsia="Times New Roman" w:hAnsi="Times New Roman" w:cs="Times New Roman"/>
          <w:sz w:val="24"/>
          <w:szCs w:val="24"/>
        </w:rPr>
        <w:t xml:space="preserve"> dry mass changed across sites and timepoints using an </w:t>
      </w:r>
      <w:r>
        <w:rPr>
          <w:rFonts w:ascii="Times New Roman" w:eastAsia="Times New Roman" w:hAnsi="Times New Roman" w:cs="Times New Roman"/>
          <w:sz w:val="24"/>
          <w:szCs w:val="24"/>
        </w:rPr>
        <w:t>ANOVA with sewage treatment technique (</w:t>
      </w:r>
      <w:r w:rsidR="00203C56">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decentralized or centralized) and </w:t>
      </w:r>
      <w:r w:rsidR="00E627DF" w:rsidRPr="00410460">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w:t>
      </w:r>
      <w:r w:rsidR="004B226E">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in-season, </w:t>
      </w:r>
      <w:r w:rsidR="004B226E">
        <w:rPr>
          <w:rFonts w:ascii="Times New Roman" w:eastAsia="Times New Roman" w:hAnsi="Times New Roman" w:cs="Times New Roman"/>
          <w:sz w:val="24"/>
          <w:szCs w:val="24"/>
        </w:rPr>
        <w:t>out-of-</w:t>
      </w:r>
      <w:r>
        <w:rPr>
          <w:rFonts w:ascii="Times New Roman" w:eastAsia="Times New Roman" w:hAnsi="Times New Roman" w:cs="Times New Roman"/>
          <w:sz w:val="24"/>
          <w:szCs w:val="24"/>
        </w:rPr>
        <w:t xml:space="preserve">season) </w:t>
      </w:r>
      <w:r w:rsidR="000A64CF">
        <w:rPr>
          <w:rFonts w:ascii="Times New Roman" w:eastAsia="Times New Roman" w:hAnsi="Times New Roman" w:cs="Times New Roman"/>
          <w:sz w:val="24"/>
          <w:szCs w:val="24"/>
        </w:rPr>
        <w:t xml:space="preserve">and their interaction </w:t>
      </w:r>
      <w:r>
        <w:rPr>
          <w:rFonts w:ascii="Times New Roman" w:eastAsia="Times New Roman" w:hAnsi="Times New Roman" w:cs="Times New Roman"/>
          <w:sz w:val="24"/>
          <w:szCs w:val="24"/>
        </w:rPr>
        <w:t>as predictors</w:t>
      </w:r>
      <w:r w:rsidR="00994F87">
        <w:rPr>
          <w:rFonts w:ascii="Times New Roman" w:eastAsia="Times New Roman" w:hAnsi="Times New Roman" w:cs="Times New Roman"/>
          <w:sz w:val="24"/>
          <w:szCs w:val="24"/>
        </w:rPr>
        <w:t>.</w:t>
      </w:r>
      <w:r w:rsidR="00410460">
        <w:rPr>
          <w:rFonts w:ascii="Times New Roman" w:eastAsia="Times New Roman" w:hAnsi="Times New Roman" w:cs="Times New Roman"/>
          <w:sz w:val="24"/>
          <w:szCs w:val="24"/>
        </w:rPr>
        <w:t xml:space="preserve"> </w:t>
      </w:r>
      <w:r w:rsidR="00973045">
        <w:rPr>
          <w:rFonts w:ascii="Times New Roman" w:eastAsia="Times New Roman" w:hAnsi="Times New Roman" w:cs="Times New Roman"/>
          <w:sz w:val="24"/>
          <w:szCs w:val="24"/>
        </w:rPr>
        <w:t xml:space="preserve">To characterize patterns, we averaged a given site’s sewage indicator </w:t>
      </w:r>
      <w:r w:rsidR="00890871">
        <w:rPr>
          <w:rFonts w:ascii="Times New Roman" w:eastAsia="Times New Roman" w:hAnsi="Times New Roman" w:cs="Times New Roman"/>
          <w:sz w:val="24"/>
          <w:szCs w:val="24"/>
        </w:rPr>
        <w:t>values</w:t>
      </w:r>
      <w:r w:rsidR="00973045">
        <w:rPr>
          <w:rFonts w:ascii="Times New Roman" w:eastAsia="Times New Roman" w:hAnsi="Times New Roman" w:cs="Times New Roman"/>
          <w:sz w:val="24"/>
          <w:szCs w:val="24"/>
        </w:rPr>
        <w:t xml:space="preserve"> </w:t>
      </w:r>
      <w:r w:rsidR="00F16794">
        <w:rPr>
          <w:rFonts w:ascii="Times New Roman" w:eastAsia="Times New Roman" w:hAnsi="Times New Roman" w:cs="Times New Roman"/>
          <w:sz w:val="24"/>
          <w:szCs w:val="24"/>
        </w:rPr>
        <w:t xml:space="preserve">observed </w:t>
      </w:r>
      <w:r w:rsidR="00973045">
        <w:rPr>
          <w:rFonts w:ascii="Times New Roman" w:eastAsia="Times New Roman" w:hAnsi="Times New Roman" w:cs="Times New Roman"/>
          <w:sz w:val="24"/>
          <w:szCs w:val="24"/>
        </w:rPr>
        <w:t xml:space="preserve">in and out </w:t>
      </w:r>
      <w:r w:rsidR="00F16794">
        <w:rPr>
          <w:rFonts w:ascii="Times New Roman" w:eastAsia="Times New Roman" w:hAnsi="Times New Roman" w:cs="Times New Roman"/>
          <w:sz w:val="24"/>
          <w:szCs w:val="24"/>
        </w:rPr>
        <w:t xml:space="preserve">of </w:t>
      </w:r>
      <w:r w:rsidR="00973045">
        <w:rPr>
          <w:rFonts w:ascii="Times New Roman" w:eastAsia="Times New Roman" w:hAnsi="Times New Roman" w:cs="Times New Roman"/>
          <w:sz w:val="24"/>
          <w:szCs w:val="24"/>
        </w:rPr>
        <w:t>the touris</w:t>
      </w:r>
      <w:r w:rsidR="004F2A3C">
        <w:rPr>
          <w:rFonts w:ascii="Times New Roman" w:eastAsia="Times New Roman" w:hAnsi="Times New Roman" w:cs="Times New Roman"/>
          <w:sz w:val="24"/>
          <w:szCs w:val="24"/>
        </w:rPr>
        <w:t>m</w:t>
      </w:r>
      <w:r w:rsidR="00973045">
        <w:rPr>
          <w:rFonts w:ascii="Times New Roman" w:eastAsia="Times New Roman" w:hAnsi="Times New Roman" w:cs="Times New Roman"/>
          <w:sz w:val="24"/>
          <w:szCs w:val="24"/>
        </w:rPr>
        <w:t xml:space="preserve"> season.</w:t>
      </w:r>
      <w:r w:rsidR="00B32A54">
        <w:rPr>
          <w:rFonts w:ascii="Times New Roman" w:eastAsia="Times New Roman" w:hAnsi="Times New Roman" w:cs="Times New Roman"/>
          <w:sz w:val="24"/>
          <w:szCs w:val="24"/>
        </w:rPr>
        <w:t xml:space="preserve"> Total PPCP and nutrient concentrations were log transformed prior to analysis, as we assumed these variables were likely subject to non-linear physical processes, such as mixing and diffusion. Branched- and odd-chain fatty acid proportions were arcsine-square root-transformed prior to analysis to </w:t>
      </w:r>
      <w:r w:rsidR="00FB60AF">
        <w:rPr>
          <w:rFonts w:ascii="Times New Roman" w:eastAsia="Times New Roman" w:hAnsi="Times New Roman" w:cs="Times New Roman"/>
          <w:sz w:val="24"/>
          <w:szCs w:val="24"/>
        </w:rPr>
        <w:t>meet assumptions of normality</w:t>
      </w:r>
      <w:r w:rsidR="00B32A54">
        <w:rPr>
          <w:rFonts w:ascii="Times New Roman" w:eastAsia="Times New Roman" w:hAnsi="Times New Roman" w:cs="Times New Roman"/>
          <w:sz w:val="24"/>
          <w:szCs w:val="24"/>
        </w:rPr>
        <w:t xml:space="preserve">. </w:t>
      </w:r>
      <w:r w:rsidR="00C4279C">
        <w:rPr>
          <w:rFonts w:ascii="Times New Roman" w:eastAsia="Times New Roman" w:hAnsi="Times New Roman" w:cs="Times New Roman"/>
          <w:sz w:val="24"/>
          <w:szCs w:val="24"/>
        </w:rPr>
        <w:t xml:space="preserve">“In Season” samples were defined as samples collected in June, July, or August, and “Out of Season” samples were defined as samples collected in September. Months were classified as “In Season” or “Out of Season” based on the number of </w:t>
      </w:r>
      <w:proofErr w:type="gramStart"/>
      <w:r w:rsidR="00C4279C">
        <w:rPr>
          <w:rFonts w:ascii="Times New Roman" w:eastAsia="Times New Roman" w:hAnsi="Times New Roman" w:cs="Times New Roman"/>
          <w:sz w:val="24"/>
          <w:szCs w:val="24"/>
        </w:rPr>
        <w:t>visitor</w:t>
      </w:r>
      <w:proofErr w:type="gramEnd"/>
      <w:r w:rsidR="00C4279C">
        <w:rPr>
          <w:rFonts w:ascii="Times New Roman" w:eastAsia="Times New Roman" w:hAnsi="Times New Roman" w:cs="Times New Roman"/>
          <w:sz w:val="24"/>
          <w:szCs w:val="24"/>
        </w:rPr>
        <w:t xml:space="preserve"> passes sold in a particular month relative to the number sold in May, which we assume as being either before or at least at the beginning of the tourism season. </w:t>
      </w:r>
      <w:r>
        <w:rPr>
          <w:rFonts w:ascii="Times New Roman" w:eastAsia="Times New Roman" w:hAnsi="Times New Roman" w:cs="Times New Roman"/>
          <w:sz w:val="24"/>
          <w:szCs w:val="24"/>
        </w:rPr>
        <w:t>Predictors were treated as fixed effects, and because the sampling design was unbalanced, we used a Type II SS formulation</w:t>
      </w:r>
      <w:r w:rsidR="00C711C4">
        <w:rPr>
          <w:rFonts w:ascii="Times New Roman" w:eastAsia="Times New Roman" w:hAnsi="Times New Roman" w:cs="Times New Roman"/>
          <w:sz w:val="24"/>
          <w:szCs w:val="24"/>
        </w:rPr>
        <w:t xml:space="preserve"> </w:t>
      </w:r>
      <w:r w:rsidR="00C711C4">
        <w:rPr>
          <w:rFonts w:ascii="Times New Roman" w:eastAsia="Times New Roman" w:hAnsi="Times New Roman" w:cs="Times New Roman"/>
          <w:sz w:val="24"/>
          <w:szCs w:val="24"/>
        </w:rPr>
        <w:fldChar w:fldCharType="begin"/>
      </w:r>
      <w:r w:rsidR="00C711C4">
        <w:rPr>
          <w:rFonts w:ascii="Times New Roman" w:eastAsia="Times New Roman" w:hAnsi="Times New Roman" w:cs="Times New Roman"/>
          <w:sz w:val="24"/>
          <w:szCs w:val="24"/>
        </w:rPr>
        <w:instrText xml:space="preserve"> ADDIN ZOTERO_ITEM CSL_CITATION {"citationID":"tgiJb2Gg","properties":{"formattedCitation":"(Langsrud 2003)","plainCitation":"(Langsrud 2003)","noteIndex":0},"citationItems":[{"id":4685,"uris":["http://zotero.org/users/2645460/items/79IH8LFQ"],"uri":["http://zotero.org/users/2645460/items/79IH8LFQ"],"itemData":{"id":4685,"type":"article-journal","abstract":"Methods for analyzing unbalanced factorial designs can be traced back to Yates (1934). Today, most major statistical programs perform, by default, unbalanced ANOVA based on Type III sums of squares (Yates's weighted squares of means). As criticized by Nelder and Lane (1995), this analysis is founded on unrealistic models—models with interactions, but without all corresponding main effects. The Type II analysis (Yates's method of fitting constants) is usually not preferred because of the underlying assumption of no interactions. This argument is, however, also founded on unrealistic models. Furthermore, by considering the power of the two methods, it is clear that Type II is preferable.","container-title":"Statistics and Computing","DOI":"10.1023/A:1023260610025","ISSN":"1573-1375","issue":"2","journalAbbreviation":"Statistics and Computing","language":"en","page":"163-167","source":"Springer Link","title":"ANOVA for unbalanced data: Use Type II instead of Type III sums of squares","title-short":"ANOVA for unbalanced data","volume":"13","author":[{"family":"Langsrud","given":"Øyvind"}],"issued":{"date-parts":[["2003",4,1]]}}}],"schema":"https://github.com/citation-style-language/schema/raw/master/csl-citation.json"} </w:instrText>
      </w:r>
      <w:r w:rsidR="00C711C4">
        <w:rPr>
          <w:rFonts w:ascii="Times New Roman" w:eastAsia="Times New Roman" w:hAnsi="Times New Roman" w:cs="Times New Roman"/>
          <w:sz w:val="24"/>
          <w:szCs w:val="24"/>
        </w:rPr>
        <w:fldChar w:fldCharType="separate"/>
      </w:r>
      <w:r w:rsidR="00C711C4" w:rsidRPr="00C711C4">
        <w:rPr>
          <w:rFonts w:ascii="Times New Roman" w:hAnsi="Times New Roman" w:cs="Times New Roman"/>
          <w:sz w:val="24"/>
        </w:rPr>
        <w:t>(Langsrud 2003)</w:t>
      </w:r>
      <w:r w:rsidR="00C711C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D62F69">
        <w:rPr>
          <w:rFonts w:ascii="Times New Roman" w:eastAsia="Times New Roman" w:hAnsi="Times New Roman" w:cs="Times New Roman"/>
          <w:sz w:val="24"/>
          <w:szCs w:val="24"/>
        </w:rPr>
        <w:t xml:space="preserve">Raw data </w:t>
      </w:r>
      <w:r w:rsidR="00110269">
        <w:rPr>
          <w:rFonts w:ascii="Times New Roman" w:eastAsia="Times New Roman" w:hAnsi="Times New Roman" w:cs="Times New Roman"/>
          <w:sz w:val="24"/>
          <w:szCs w:val="24"/>
        </w:rPr>
        <w:t>as well as model r</w:t>
      </w:r>
      <w:r w:rsidR="00E92C6C">
        <w:rPr>
          <w:rFonts w:ascii="Times New Roman" w:eastAsia="Times New Roman" w:hAnsi="Times New Roman" w:cs="Times New Roman"/>
          <w:sz w:val="24"/>
          <w:szCs w:val="24"/>
        </w:rPr>
        <w:t xml:space="preserve">esiduals were assessed for normality and </w:t>
      </w:r>
      <w:r w:rsidR="00D62F69">
        <w:rPr>
          <w:rFonts w:ascii="Times New Roman" w:eastAsia="Times New Roman" w:hAnsi="Times New Roman" w:cs="Times New Roman"/>
          <w:sz w:val="24"/>
          <w:szCs w:val="24"/>
        </w:rPr>
        <w:t xml:space="preserve">homogeneity of variance. </w:t>
      </w:r>
    </w:p>
    <w:p w14:paraId="091482EE" w14:textId="24D35B64" w:rsidR="00684786" w:rsidRDefault="00684786">
      <w:pPr>
        <w:widowControl w:val="0"/>
        <w:spacing w:line="240" w:lineRule="auto"/>
        <w:rPr>
          <w:rFonts w:ascii="Times New Roman" w:eastAsia="Times New Roman" w:hAnsi="Times New Roman" w:cs="Times New Roman"/>
          <w:sz w:val="24"/>
          <w:szCs w:val="24"/>
        </w:rPr>
      </w:pPr>
    </w:p>
    <w:p w14:paraId="25A78E37" w14:textId="0CBB561E"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how spatial and temporal variation in lakeside development and human activity may influence periphyton community composition, we first performed a non-metric multidimensional scaling (NMDS) with Bray-Curtis similarity, and then visualized the NMDS in </w:t>
      </w:r>
      <w:r w:rsidR="001875E6">
        <w:rPr>
          <w:rFonts w:ascii="Times New Roman" w:eastAsia="Times New Roman" w:hAnsi="Times New Roman" w:cs="Times New Roman"/>
          <w:sz w:val="24"/>
          <w:szCs w:val="24"/>
        </w:rPr>
        <w:t>two-dimensional</w:t>
      </w:r>
      <w:r>
        <w:rPr>
          <w:rFonts w:ascii="Times New Roman" w:eastAsia="Times New Roman" w:hAnsi="Times New Roman" w:cs="Times New Roman"/>
          <w:sz w:val="24"/>
          <w:szCs w:val="24"/>
        </w:rPr>
        <w:t xml:space="preserve"> space. Because </w:t>
      </w:r>
      <w:proofErr w:type="spellStart"/>
      <w:r w:rsidR="00890871">
        <w:rPr>
          <w:rFonts w:ascii="Times New Roman" w:eastAsia="Times New Roman" w:hAnsi="Times New Roman" w:cs="Times New Roman"/>
          <w:sz w:val="24"/>
          <w:szCs w:val="24"/>
        </w:rPr>
        <w:t>c</w:t>
      </w:r>
      <w:r>
        <w:rPr>
          <w:rFonts w:ascii="Times New Roman" w:eastAsia="Times New Roman" w:hAnsi="Times New Roman" w:cs="Times New Roman"/>
          <w:sz w:val="24"/>
          <w:szCs w:val="24"/>
        </w:rPr>
        <w:t>hrysophyt</w:t>
      </w:r>
      <w:r w:rsidR="00890871">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xml:space="preserve"> and </w:t>
      </w:r>
      <w:proofErr w:type="spellStart"/>
      <w:r w:rsidR="00890871">
        <w:rPr>
          <w:rFonts w:ascii="Times New Roman" w:eastAsia="Times New Roman" w:hAnsi="Times New Roman" w:cs="Times New Roman"/>
          <w:sz w:val="24"/>
          <w:szCs w:val="24"/>
        </w:rPr>
        <w:t>c</w:t>
      </w:r>
      <w:r>
        <w:rPr>
          <w:rFonts w:ascii="Times New Roman" w:eastAsia="Times New Roman" w:hAnsi="Times New Roman" w:cs="Times New Roman"/>
          <w:sz w:val="24"/>
          <w:szCs w:val="24"/>
        </w:rPr>
        <w:t>ryptophyt</w:t>
      </w:r>
      <w:r w:rsidR="00890871">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xml:space="preserve"> were rare (i.e., &lt; 2% of the </w:t>
      </w:r>
      <w:proofErr w:type="spellStart"/>
      <w:r>
        <w:rPr>
          <w:rFonts w:ascii="Times New Roman" w:eastAsia="Times New Roman" w:hAnsi="Times New Roman" w:cs="Times New Roman"/>
          <w:sz w:val="24"/>
          <w:szCs w:val="24"/>
        </w:rPr>
        <w:t>intersite</w:t>
      </w:r>
      <w:proofErr w:type="spellEnd"/>
      <w:r>
        <w:rPr>
          <w:rFonts w:ascii="Times New Roman" w:eastAsia="Times New Roman" w:hAnsi="Times New Roman" w:cs="Times New Roman"/>
          <w:sz w:val="24"/>
          <w:szCs w:val="24"/>
        </w:rPr>
        <w:t xml:space="preserve"> abundance), we omitted these taxa from analysis and visualization. To test differences between relative </w:t>
      </w:r>
      <w:r w:rsidRPr="0090121B">
        <w:rPr>
          <w:rFonts w:ascii="Times New Roman" w:eastAsia="Times New Roman" w:hAnsi="Times New Roman" w:cs="Times New Roman"/>
          <w:sz w:val="24"/>
          <w:szCs w:val="24"/>
        </w:rPr>
        <w:t>abundance</w:t>
      </w:r>
      <w:r w:rsidR="00A0641C" w:rsidRPr="0090121B">
        <w:rPr>
          <w:rFonts w:ascii="Times New Roman" w:eastAsia="Times New Roman" w:hAnsi="Times New Roman" w:cs="Times New Roman"/>
          <w:sz w:val="24"/>
          <w:szCs w:val="24"/>
        </w:rPr>
        <w:t xml:space="preserve"> of </w:t>
      </w:r>
      <w:r w:rsidR="0090121B" w:rsidRPr="0090121B">
        <w:rPr>
          <w:rFonts w:ascii="Times New Roman" w:eastAsia="Times New Roman" w:hAnsi="Times New Roman" w:cs="Times New Roman"/>
          <w:sz w:val="24"/>
          <w:szCs w:val="24"/>
        </w:rPr>
        <w:t xml:space="preserve">diatoms, </w:t>
      </w:r>
      <w:r w:rsidR="00890871">
        <w:rPr>
          <w:rFonts w:ascii="Times New Roman" w:eastAsia="Times New Roman" w:hAnsi="Times New Roman" w:cs="Times New Roman"/>
          <w:sz w:val="24"/>
          <w:szCs w:val="24"/>
        </w:rPr>
        <w:t>c</w:t>
      </w:r>
      <w:r w:rsidR="0090121B" w:rsidRPr="0090121B">
        <w:rPr>
          <w:rFonts w:ascii="Times New Roman" w:eastAsia="Times New Roman" w:hAnsi="Times New Roman" w:cs="Times New Roman"/>
          <w:sz w:val="24"/>
          <w:szCs w:val="24"/>
        </w:rPr>
        <w:t>hlorophyt</w:t>
      </w:r>
      <w:r w:rsidR="00890871">
        <w:rPr>
          <w:rFonts w:ascii="Times New Roman" w:eastAsia="Times New Roman" w:hAnsi="Times New Roman" w:cs="Times New Roman"/>
          <w:sz w:val="24"/>
          <w:szCs w:val="24"/>
        </w:rPr>
        <w:t>es</w:t>
      </w:r>
      <w:r w:rsidR="0090121B" w:rsidRPr="0090121B">
        <w:rPr>
          <w:rFonts w:ascii="Times New Roman" w:eastAsia="Times New Roman" w:hAnsi="Times New Roman" w:cs="Times New Roman"/>
          <w:sz w:val="24"/>
          <w:szCs w:val="24"/>
        </w:rPr>
        <w:t xml:space="preserve">, and </w:t>
      </w:r>
      <w:r w:rsidR="00890871">
        <w:rPr>
          <w:rFonts w:ascii="Times New Roman" w:eastAsia="Times New Roman" w:hAnsi="Times New Roman" w:cs="Times New Roman"/>
          <w:sz w:val="24"/>
          <w:szCs w:val="24"/>
        </w:rPr>
        <w:t>c</w:t>
      </w:r>
      <w:r w:rsidR="0090121B" w:rsidRPr="0090121B">
        <w:rPr>
          <w:rFonts w:ascii="Times New Roman" w:eastAsia="Times New Roman" w:hAnsi="Times New Roman" w:cs="Times New Roman"/>
          <w:sz w:val="24"/>
          <w:szCs w:val="24"/>
        </w:rPr>
        <w:t>yanobacteria</w:t>
      </w:r>
      <w:r>
        <w:rPr>
          <w:rFonts w:ascii="Times New Roman" w:eastAsia="Times New Roman" w:hAnsi="Times New Roman" w:cs="Times New Roman"/>
          <w:sz w:val="24"/>
          <w:szCs w:val="24"/>
        </w:rPr>
        <w:t>, we performed a permutational multivariate analysis of variance (PERMANOVA;</w:t>
      </w:r>
      <w:r w:rsidR="00C711C4">
        <w:rPr>
          <w:rFonts w:ascii="Times New Roman" w:eastAsia="Times New Roman" w:hAnsi="Times New Roman" w:cs="Times New Roman"/>
          <w:sz w:val="24"/>
          <w:szCs w:val="24"/>
        </w:rPr>
        <w:t xml:space="preserve"> </w:t>
      </w:r>
      <w:r w:rsidR="00C711C4">
        <w:rPr>
          <w:rFonts w:ascii="Times New Roman" w:eastAsia="Times New Roman" w:hAnsi="Times New Roman" w:cs="Times New Roman"/>
          <w:sz w:val="24"/>
          <w:szCs w:val="24"/>
        </w:rPr>
        <w:fldChar w:fldCharType="begin"/>
      </w:r>
      <w:r w:rsidR="00071DF4">
        <w:rPr>
          <w:rFonts w:ascii="Times New Roman" w:eastAsia="Times New Roman" w:hAnsi="Times New Roman" w:cs="Times New Roman"/>
          <w:sz w:val="24"/>
          <w:szCs w:val="24"/>
        </w:rPr>
        <w:instrText xml:space="preserve"> ADDIN ZOTERO_ITEM CSL_CITATION {"citationID":"ameBOa0X","properties":{"formattedCitation":"(Anderson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C711C4">
        <w:rPr>
          <w:rFonts w:ascii="Times New Roman" w:eastAsia="Times New Roman" w:hAnsi="Times New Roman" w:cs="Times New Roman"/>
          <w:sz w:val="24"/>
          <w:szCs w:val="24"/>
        </w:rPr>
        <w:fldChar w:fldCharType="separate"/>
      </w:r>
      <w:r w:rsidR="00C711C4" w:rsidRPr="00C711C4">
        <w:rPr>
          <w:rFonts w:ascii="Times New Roman" w:hAnsi="Times New Roman" w:cs="Times New Roman"/>
          <w:sz w:val="24"/>
        </w:rPr>
        <w:t>Anderson 2001)</w:t>
      </w:r>
      <w:r w:rsidR="00C711C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w:t>
      </w:r>
      <w:r w:rsidR="00213C4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999 permutations, where sewage treatment technique (i.e., decentralized or centralized) and </w:t>
      </w:r>
      <w:r w:rsidR="00E627DF">
        <w:rPr>
          <w:rFonts w:ascii="Times New Roman" w:eastAsia="Times New Roman" w:hAnsi="Times New Roman" w:cs="Times New Roman"/>
          <w:sz w:val="24"/>
          <w:szCs w:val="24"/>
        </w:rPr>
        <w:t xml:space="preserve">tourism </w:t>
      </w:r>
      <w:r w:rsidR="00E627DF">
        <w:rPr>
          <w:rFonts w:ascii="Times New Roman" w:eastAsia="Times New Roman" w:hAnsi="Times New Roman" w:cs="Times New Roman"/>
          <w:sz w:val="24"/>
          <w:szCs w:val="24"/>
        </w:rPr>
        <w:lastRenderedPageBreak/>
        <w:t>season</w:t>
      </w:r>
      <w:r>
        <w:rPr>
          <w:rFonts w:ascii="Times New Roman" w:eastAsia="Times New Roman" w:hAnsi="Times New Roman" w:cs="Times New Roman"/>
          <w:sz w:val="24"/>
          <w:szCs w:val="24"/>
        </w:rPr>
        <w:t xml:space="preserve"> (i.e., in-season, o</w:t>
      </w:r>
      <w:r w:rsidR="001875E6">
        <w:rPr>
          <w:rFonts w:ascii="Times New Roman" w:eastAsia="Times New Roman" w:hAnsi="Times New Roman" w:cs="Times New Roman"/>
          <w:sz w:val="24"/>
          <w:szCs w:val="24"/>
        </w:rPr>
        <w:t>ut-of</w:t>
      </w:r>
      <w:r>
        <w:rPr>
          <w:rFonts w:ascii="Times New Roman" w:eastAsia="Times New Roman" w:hAnsi="Times New Roman" w:cs="Times New Roman"/>
          <w:sz w:val="24"/>
          <w:szCs w:val="24"/>
        </w:rPr>
        <w:t>-season) were predictors of relative periphyton community abundance. Unlike traditional multivariate analyses of variance (MANOVA), PERMANOVA does not require assumptions of multivariate normality</w:t>
      </w:r>
      <w:r w:rsidR="00087E84">
        <w:rPr>
          <w:rFonts w:ascii="Times New Roman" w:eastAsia="Times New Roman" w:hAnsi="Times New Roman" w:cs="Times New Roman"/>
          <w:sz w:val="24"/>
          <w:szCs w:val="24"/>
        </w:rPr>
        <w:t xml:space="preserve"> </w:t>
      </w:r>
      <w:r w:rsidR="00087E84">
        <w:rPr>
          <w:rFonts w:ascii="Times New Roman" w:eastAsia="Times New Roman" w:hAnsi="Times New Roman" w:cs="Times New Roman"/>
          <w:sz w:val="24"/>
          <w:szCs w:val="24"/>
        </w:rPr>
        <w:fldChar w:fldCharType="begin"/>
      </w:r>
      <w:r w:rsidR="00087E84">
        <w:rPr>
          <w:rFonts w:ascii="Times New Roman" w:eastAsia="Times New Roman" w:hAnsi="Times New Roman" w:cs="Times New Roman"/>
          <w:sz w:val="24"/>
          <w:szCs w:val="24"/>
        </w:rPr>
        <w:instrText xml:space="preserve"> ADDIN ZOTERO_ITEM CSL_CITATION {"citationID":"aiUn9f8K","properties":{"formattedCitation":"(Anderson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(Anderson 2001)</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When significant differences were identified, post-hoc SIMPER analysis </w:t>
      </w:r>
      <w:r w:rsidR="00087E84">
        <w:rPr>
          <w:rFonts w:ascii="Times New Roman" w:eastAsia="Times New Roman" w:hAnsi="Times New Roman" w:cs="Times New Roman"/>
          <w:sz w:val="24"/>
          <w:szCs w:val="24"/>
        </w:rPr>
        <w:fldChar w:fldCharType="begin"/>
      </w:r>
      <w:r w:rsidR="00087E84">
        <w:rPr>
          <w:rFonts w:ascii="Times New Roman" w:eastAsia="Times New Roman" w:hAnsi="Times New Roman" w:cs="Times New Roman"/>
          <w:sz w:val="24"/>
          <w:szCs w:val="24"/>
        </w:rPr>
        <w:instrText xml:space="preserve"> ADDIN ZOTERO_ITEM CSL_CITATION {"citationID":"nQQGcnhF","properties":{"formattedCitation":"(Clarke 1993)","plainCitation":"(Clarke 1993)","noteIndex":0},"citationItems":[{"id":4116,"uris":["http://zotero.org/users/2645460/items/LTSAITXU"],"uri":["http://zotero.org/users/2645460/items/LTSAITXU"],"itemData":{"id":4116,"type":"article-journal","abstract":"In the early 1980s, a strategy for graphical representation of multivariate (multi-species) abundance data was introduced into marine ecology by, among others, Field, et al. (1982). A decade on, it is instructive to: (i) identify which elements of this often-quoted strategy have proved most useful in practical assessment of community change resulting from pollution impact; and (ii) ask to what extent evolution of techniques in the intervening years has added self-consistency and comprehensiveness to the approach. The pivotal concept has proved to be that of a biologically-relevant definition of similarity of two samples, and its utilization mainly in simple rank form, for example ‘sample A is more similar to sample B than it is to sample C’. Statistical assumptions about the data are thus minimized and the resulting non-parametric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Ecology","DOI":"https://doi.org/10.1111/j.1442-9993.1993.tb00438.x","ISSN":"1442-9993","issue":"1","language":"en","page":"117-143","source":"Wiley Online Library","title":"Non-parametric multivariate analyses of changes in community structure","volume":"18","author":[{"family":"Clarke","given":"K. R."}],"issued":{"date-parts":[["1993"]]}}}],"schema":"https://github.com/citation-style-language/schema/raw/master/csl-citation.json"}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(Clarke 1993)</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was performed to identify which taxonomic groups most influenced site separation.</w:t>
      </w:r>
      <w:r w:rsidR="001875E6">
        <w:rPr>
          <w:rFonts w:ascii="Times New Roman" w:eastAsia="Times New Roman" w:hAnsi="Times New Roman" w:cs="Times New Roman"/>
          <w:sz w:val="24"/>
          <w:szCs w:val="24"/>
        </w:rPr>
        <w:t xml:space="preserve"> </w:t>
      </w:r>
    </w:p>
    <w:p w14:paraId="2807A44E" w14:textId="77777777" w:rsidR="00A7754D" w:rsidRDefault="00A7754D">
      <w:pPr>
        <w:widowControl w:val="0"/>
        <w:spacing w:line="240" w:lineRule="auto"/>
        <w:rPr>
          <w:rFonts w:ascii="Times New Roman" w:eastAsia="Times New Roman" w:hAnsi="Times New Roman" w:cs="Times New Roman"/>
          <w:sz w:val="24"/>
          <w:szCs w:val="24"/>
        </w:rPr>
      </w:pPr>
    </w:p>
    <w:p w14:paraId="48371363" w14:textId="694733A9"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E655D6">
        <w:rPr>
          <w:rFonts w:ascii="Times New Roman" w:eastAsia="Times New Roman" w:hAnsi="Times New Roman" w:cs="Times New Roman"/>
          <w:sz w:val="24"/>
          <w:szCs w:val="24"/>
        </w:rPr>
        <w:t>assess variation</w:t>
      </w:r>
      <w:r w:rsidR="00110269">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periphyton</w:t>
      </w:r>
      <w:r w:rsidR="00110269">
        <w:rPr>
          <w:rFonts w:ascii="Times New Roman" w:eastAsia="Times New Roman" w:hAnsi="Times New Roman" w:cs="Times New Roman"/>
          <w:sz w:val="24"/>
          <w:szCs w:val="24"/>
        </w:rPr>
        <w:t xml:space="preserve"> nutritional </w:t>
      </w:r>
      <w:r w:rsidR="00E655D6">
        <w:rPr>
          <w:rFonts w:ascii="Times New Roman" w:eastAsia="Times New Roman" w:hAnsi="Times New Roman" w:cs="Times New Roman"/>
          <w:sz w:val="24"/>
          <w:szCs w:val="24"/>
        </w:rPr>
        <w:t>content</w:t>
      </w:r>
      <w:r>
        <w:rPr>
          <w:rFonts w:ascii="Times New Roman" w:eastAsia="Times New Roman" w:hAnsi="Times New Roman" w:cs="Times New Roman"/>
          <w:sz w:val="24"/>
          <w:szCs w:val="24"/>
        </w:rPr>
        <w:t xml:space="preserve">, we performed a series of ANOVAs with sewage treatment technique and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as predictors of </w:t>
      </w:r>
      <w:r w:rsidR="00110269">
        <w:rPr>
          <w:rFonts w:ascii="Times New Roman" w:eastAsia="Times New Roman" w:hAnsi="Times New Roman" w:cs="Times New Roman"/>
          <w:sz w:val="24"/>
          <w:szCs w:val="24"/>
        </w:rPr>
        <w:t xml:space="preserve">periphyton stoichiometric ratios and relative fatty acid abundances. For stoichiometry, we assessed </w:t>
      </w:r>
      <w:proofErr w:type="spellStart"/>
      <w:proofErr w:type="gramStart"/>
      <w:r>
        <w:rPr>
          <w:rFonts w:ascii="Times New Roman" w:eastAsia="Times New Roman" w:hAnsi="Times New Roman" w:cs="Times New Roman"/>
          <w:sz w:val="24"/>
          <w:szCs w:val="24"/>
        </w:rPr>
        <w:t>Carbon:Nitrogen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Carbon:Phosphorus</w:t>
      </w:r>
      <w:proofErr w:type="spellEnd"/>
      <w:r>
        <w:rPr>
          <w:rFonts w:ascii="Times New Roman" w:eastAsia="Times New Roman" w:hAnsi="Times New Roman" w:cs="Times New Roman"/>
          <w:sz w:val="24"/>
          <w:szCs w:val="24"/>
        </w:rPr>
        <w:t>,</w:t>
      </w:r>
      <w:r w:rsidR="00890871">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Nitrogen:Phosphorus</w:t>
      </w:r>
      <w:proofErr w:type="spellEnd"/>
      <w:r w:rsidR="00890871">
        <w:rPr>
          <w:rFonts w:ascii="Times New Roman" w:eastAsia="Times New Roman" w:hAnsi="Times New Roman" w:cs="Times New Roman"/>
          <w:sz w:val="24"/>
          <w:szCs w:val="24"/>
        </w:rPr>
        <w:t xml:space="preserve"> ratios</w:t>
      </w:r>
      <w:r w:rsidR="00110269">
        <w:rPr>
          <w:rFonts w:ascii="Times New Roman" w:eastAsia="Times New Roman" w:hAnsi="Times New Roman" w:cs="Times New Roman"/>
          <w:sz w:val="24"/>
          <w:szCs w:val="24"/>
        </w:rPr>
        <w:t>.</w:t>
      </w:r>
      <w:r w:rsidR="00890871">
        <w:rPr>
          <w:rFonts w:ascii="Times New Roman" w:eastAsia="Times New Roman" w:hAnsi="Times New Roman" w:cs="Times New Roman"/>
          <w:sz w:val="24"/>
          <w:szCs w:val="24"/>
        </w:rPr>
        <w:t xml:space="preserve"> </w:t>
      </w:r>
      <w:r w:rsidR="00110269">
        <w:rPr>
          <w:rFonts w:ascii="Times New Roman" w:eastAsia="Times New Roman" w:hAnsi="Times New Roman" w:cs="Times New Roman"/>
          <w:sz w:val="24"/>
          <w:szCs w:val="24"/>
        </w:rPr>
        <w:t xml:space="preserve">For fatty acids, we evaluated </w:t>
      </w:r>
      <w:r w:rsidR="00890871">
        <w:rPr>
          <w:rFonts w:ascii="Times New Roman" w:eastAsia="Times New Roman" w:hAnsi="Times New Roman" w:cs="Times New Roman"/>
          <w:sz w:val="24"/>
          <w:szCs w:val="24"/>
        </w:rPr>
        <w:t xml:space="preserve">relative </w:t>
      </w:r>
      <w:r w:rsidR="005170E9">
        <w:rPr>
          <w:rFonts w:ascii="Times New Roman" w:eastAsia="Times New Roman" w:hAnsi="Times New Roman" w:cs="Times New Roman"/>
          <w:sz w:val="24"/>
          <w:szCs w:val="24"/>
        </w:rPr>
        <w:t>saturated (SAFA)</w:t>
      </w:r>
      <w:r w:rsidR="00890871">
        <w:rPr>
          <w:rFonts w:ascii="Times New Roman" w:eastAsia="Times New Roman" w:hAnsi="Times New Roman" w:cs="Times New Roman"/>
          <w:sz w:val="24"/>
          <w:szCs w:val="24"/>
        </w:rPr>
        <w:t xml:space="preserve">, </w:t>
      </w:r>
      <w:r w:rsidR="005170E9">
        <w:rPr>
          <w:rFonts w:ascii="Times New Roman" w:eastAsia="Times New Roman" w:hAnsi="Times New Roman" w:cs="Times New Roman"/>
          <w:sz w:val="24"/>
          <w:szCs w:val="24"/>
        </w:rPr>
        <w:t>monounsaturated (MUFA)</w:t>
      </w:r>
      <w:r w:rsidR="00890871">
        <w:rPr>
          <w:rFonts w:ascii="Times New Roman" w:eastAsia="Times New Roman" w:hAnsi="Times New Roman" w:cs="Times New Roman"/>
          <w:sz w:val="24"/>
          <w:szCs w:val="24"/>
        </w:rPr>
        <w:t xml:space="preserve">, and </w:t>
      </w:r>
      <w:r w:rsidR="005170E9">
        <w:rPr>
          <w:rFonts w:ascii="Times New Roman" w:eastAsia="Times New Roman" w:hAnsi="Times New Roman" w:cs="Times New Roman"/>
          <w:sz w:val="24"/>
          <w:szCs w:val="24"/>
        </w:rPr>
        <w:t>polyunsaturated (PUFA) fatty acid</w:t>
      </w:r>
      <w:r w:rsidR="00890871">
        <w:rPr>
          <w:rFonts w:ascii="Times New Roman" w:eastAsia="Times New Roman" w:hAnsi="Times New Roman" w:cs="Times New Roman"/>
          <w:sz w:val="24"/>
          <w:szCs w:val="24"/>
        </w:rPr>
        <w:t xml:space="preserve"> abundance</w:t>
      </w:r>
      <w:r w:rsidR="00213C46">
        <w:rPr>
          <w:rFonts w:ascii="Times New Roman" w:eastAsia="Times New Roman" w:hAnsi="Times New Roman" w:cs="Times New Roman"/>
          <w:sz w:val="24"/>
          <w:szCs w:val="24"/>
        </w:rPr>
        <w:t xml:space="preserve">, where proportions were arcsine-square root-transformed to </w:t>
      </w:r>
      <w:r w:rsidR="00FB60AF">
        <w:rPr>
          <w:rFonts w:ascii="Times New Roman" w:eastAsia="Times New Roman" w:hAnsi="Times New Roman" w:cs="Times New Roman"/>
          <w:sz w:val="24"/>
          <w:szCs w:val="24"/>
        </w:rPr>
        <w:t xml:space="preserve">improve </w:t>
      </w:r>
      <w:r w:rsidR="00213C46">
        <w:rPr>
          <w:rFonts w:ascii="Times New Roman" w:eastAsia="Times New Roman" w:hAnsi="Times New Roman" w:cs="Times New Roman"/>
          <w:sz w:val="24"/>
          <w:szCs w:val="24"/>
        </w:rPr>
        <w:t>normality</w:t>
      </w:r>
      <w:r>
        <w:rPr>
          <w:rFonts w:ascii="Times New Roman" w:eastAsia="Times New Roman" w:hAnsi="Times New Roman" w:cs="Times New Roman"/>
          <w:sz w:val="24"/>
          <w:szCs w:val="24"/>
        </w:rPr>
        <w:t xml:space="preserve">. </w:t>
      </w:r>
    </w:p>
    <w:p w14:paraId="03EF88A5" w14:textId="77777777" w:rsidR="00A7754D" w:rsidRDefault="00A7754D">
      <w:pPr>
        <w:widowControl w:val="0"/>
        <w:spacing w:line="240" w:lineRule="auto"/>
        <w:rPr>
          <w:rFonts w:ascii="Times New Roman" w:eastAsia="Times New Roman" w:hAnsi="Times New Roman" w:cs="Times New Roman"/>
          <w:sz w:val="24"/>
          <w:szCs w:val="24"/>
        </w:rPr>
      </w:pPr>
    </w:p>
    <w:p w14:paraId="1759E6F4" w14:textId="7E43CF3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understand how sewage treatment technique and </w:t>
      </w:r>
      <w:r w:rsidR="005170E9">
        <w:rPr>
          <w:rFonts w:ascii="Times New Roman" w:eastAsia="Times New Roman" w:hAnsi="Times New Roman" w:cs="Times New Roman"/>
          <w:sz w:val="24"/>
          <w:szCs w:val="24"/>
        </w:rPr>
        <w:t>the tourism season</w:t>
      </w:r>
      <w:r>
        <w:rPr>
          <w:rFonts w:ascii="Times New Roman" w:eastAsia="Times New Roman" w:hAnsi="Times New Roman" w:cs="Times New Roman"/>
          <w:sz w:val="24"/>
          <w:szCs w:val="24"/>
        </w:rPr>
        <w:t xml:space="preserve"> may influence multivariate </w:t>
      </w:r>
      <w:r w:rsidR="00890871">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 xml:space="preserve">fatty acid signatures, we performed </w:t>
      </w:r>
      <w:r w:rsidR="006627BB">
        <w:rPr>
          <w:rFonts w:ascii="Times New Roman" w:eastAsia="Times New Roman" w:hAnsi="Times New Roman" w:cs="Times New Roman"/>
          <w:sz w:val="24"/>
          <w:szCs w:val="24"/>
        </w:rPr>
        <w:t>NMDS</w:t>
      </w:r>
      <w:r>
        <w:rPr>
          <w:rFonts w:ascii="Times New Roman" w:eastAsia="Times New Roman" w:hAnsi="Times New Roman" w:cs="Times New Roman"/>
          <w:sz w:val="24"/>
          <w:szCs w:val="24"/>
        </w:rPr>
        <w:t xml:space="preserve"> with Bray-Curtis similarity of all </w:t>
      </w:r>
      <w:r w:rsidR="00890871">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 xml:space="preserve">fatty acids constituting more than 1% of </w:t>
      </w:r>
      <w:proofErr w:type="spellStart"/>
      <w:r>
        <w:rPr>
          <w:rFonts w:ascii="Times New Roman" w:eastAsia="Times New Roman" w:hAnsi="Times New Roman" w:cs="Times New Roman"/>
          <w:sz w:val="24"/>
          <w:szCs w:val="24"/>
        </w:rPr>
        <w:t>intersite</w:t>
      </w:r>
      <w:proofErr w:type="spellEnd"/>
      <w:r w:rsidR="00890871" w:rsidRPr="00890871">
        <w:rPr>
          <w:rFonts w:ascii="Times New Roman" w:eastAsia="Times New Roman" w:hAnsi="Times New Roman" w:cs="Times New Roman"/>
          <w:sz w:val="24"/>
          <w:szCs w:val="24"/>
        </w:rPr>
        <w:t xml:space="preserve"> </w:t>
      </w:r>
      <w:r w:rsidR="00890871">
        <w:rPr>
          <w:rFonts w:ascii="Times New Roman" w:eastAsia="Times New Roman" w:hAnsi="Times New Roman" w:cs="Times New Roman"/>
          <w:sz w:val="24"/>
          <w:szCs w:val="24"/>
        </w:rPr>
        <w:t>proportions</w:t>
      </w:r>
      <w:r>
        <w:rPr>
          <w:rFonts w:ascii="Times New Roman" w:eastAsia="Times New Roman" w:hAnsi="Times New Roman" w:cs="Times New Roman"/>
          <w:sz w:val="24"/>
          <w:szCs w:val="24"/>
        </w:rPr>
        <w:t xml:space="preserve">, and then visualized the NMDS in </w:t>
      </w:r>
      <w:r w:rsidR="009A42D7">
        <w:rPr>
          <w:rFonts w:ascii="Times New Roman" w:eastAsia="Times New Roman" w:hAnsi="Times New Roman" w:cs="Times New Roman"/>
          <w:sz w:val="24"/>
          <w:szCs w:val="24"/>
        </w:rPr>
        <w:t>two-dimensional</w:t>
      </w:r>
      <w:r>
        <w:rPr>
          <w:rFonts w:ascii="Times New Roman" w:eastAsia="Times New Roman" w:hAnsi="Times New Roman" w:cs="Times New Roman"/>
          <w:sz w:val="24"/>
          <w:szCs w:val="24"/>
        </w:rPr>
        <w:t xml:space="preserve"> space. To test differences between relative </w:t>
      </w:r>
      <w:r w:rsidR="00890871">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fatty acid abundance</w:t>
      </w:r>
      <w:r w:rsidR="00CD5F7B">
        <w:rPr>
          <w:rFonts w:ascii="Times New Roman" w:eastAsia="Times New Roman" w:hAnsi="Times New Roman" w:cs="Times New Roman"/>
          <w:sz w:val="24"/>
          <w:szCs w:val="24"/>
        </w:rPr>
        <w:t xml:space="preserve"> in samples</w:t>
      </w:r>
      <w:r>
        <w:rPr>
          <w:rFonts w:ascii="Times New Roman" w:eastAsia="Times New Roman" w:hAnsi="Times New Roman" w:cs="Times New Roman"/>
          <w:sz w:val="24"/>
          <w:szCs w:val="24"/>
        </w:rPr>
        <w:t xml:space="preserve">, we performed a </w:t>
      </w:r>
      <w:r w:rsidR="00087E84">
        <w:rPr>
          <w:rFonts w:ascii="Times New Roman" w:eastAsia="Times New Roman" w:hAnsi="Times New Roman" w:cs="Times New Roman"/>
          <w:sz w:val="24"/>
          <w:szCs w:val="24"/>
        </w:rPr>
        <w:t xml:space="preserve">PERMANOVA </w:t>
      </w:r>
      <w:r>
        <w:rPr>
          <w:rFonts w:ascii="Times New Roman" w:eastAsia="Times New Roman" w:hAnsi="Times New Roman" w:cs="Times New Roman"/>
          <w:sz w:val="24"/>
          <w:szCs w:val="24"/>
        </w:rPr>
        <w:t xml:space="preserve">with </w:t>
      </w:r>
      <w:r w:rsidR="00213C4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999 permutations, where sewage treatment technique and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were predictors of the entire </w:t>
      </w:r>
      <w:r w:rsidR="00890871">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 xml:space="preserve">periphyton fatty acid profile. When significant differences were identified, post-hoc SIMPER analysis was performed to identify which fatty acids most influenced site separation. </w:t>
      </w:r>
    </w:p>
    <w:p w14:paraId="1D2CBF82" w14:textId="58BBA3C2" w:rsidR="003B1E7C" w:rsidRDefault="003B1E7C">
      <w:pPr>
        <w:widowControl w:val="0"/>
        <w:spacing w:line="240" w:lineRule="auto"/>
        <w:rPr>
          <w:rFonts w:ascii="Times New Roman" w:eastAsia="Times New Roman" w:hAnsi="Times New Roman" w:cs="Times New Roman"/>
          <w:sz w:val="24"/>
          <w:szCs w:val="24"/>
        </w:rPr>
      </w:pPr>
    </w:p>
    <w:p w14:paraId="318638E5" w14:textId="728B78CB" w:rsidR="003B1E7C" w:rsidRDefault="003B1E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data aggregation routines and statistical analyses were performed using the R Statistical Environment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{"citationID":"s2AnJ0st","properties":{"formattedCitation":"(R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(R Core Team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{"citationID":"JlgMssRs","properties":{"formattedCitation":"(Wickham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(Wickham et al.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vegan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{"citationID":"dBbzOCaZ","properties":{"formattedCitation":"(Oksanen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(Oksanen et al.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car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{"citationID":"SyJT5oQu","properties":{"formattedCitation":"(Fox and Weisberg 2019)","plainCitation":"(Fox and Weisberg 2019)","noteIndex":0},"citationItems":[{"id":4666,"uris":["http://zotero.org/users/2645460/items/RWCRVHLI"],"uri":["http://zotero.org/users/2645460/items/RWCRVHLI"],"itemData":{"id":4666,"type":"book","edition":"Third","event-place":"Thousand Oaks CA","publisher":"Sage","publisher-place":"Thousand Oaks CA","title":"An R Companion to Applied Regression","URL":"https://socialsciences.mcmaster.ca/jfox/Books/Companion/","author":[{"family":"Fox","given":"John"},{"family":"Weisberg","given":"Sanford"}],"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(Fox and Weisberg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lubridate</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{"citationID":"fnUaxcWi","properties":{"formattedCitation":"(Grolemund and Wickham 2011)","plainCitation":"(Grolemund and Wickham 2011)","noteIndex":0},"citationItems":[{"id":4674,"uris":["http://zotero.org/users/2645460/items/IZV5AF8H"],"uri":["http://zotero.org/users/2645460/items/IZV5AF8H"],"itemData":{"id":4674,"type":"article-journal","container-title":"Journal of Statistical Software","issue":"3","page":"1–25","title":"Dates and Times Made Easy with lubridate","volume":"40","author":[{"family":"Grolemund","given":"Garrett"},{"family":"Wickham","given":"Hadley"}],"issued":{"date-parts":[["2011"]]}}}],"schema":"https://github.com/citation-style-language/schema/raw/master/csl-citation.json"}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(Grolemund and Wickham 2011)</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stringi</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{"citationID":"NH6OcsBP","properties":{"formattedCitation":"(Gagolewski 2020)","plainCitation":"(Gagolewski 2020)","noteIndex":0},"citationItems":[{"id":4675,"uris":["http://zotero.org/users/2645460/items/5AVBV3VU"],"uri":["http://zotero.org/users/2645460/items/5AVBV3VU"],"itemData":{"id":4675,"type":"book","title":"R package stringi: Character string processing facilities","URL":"http://www.gagolewski.com/software/stringi/","author":[{"family":"Gagolewski","given":"Marek"}],"issued":{"date-parts":[["2020"]]}}}],"schema":"https://github.com/citation-style-language/schema/raw/master/csl-citation.json"}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(Gagolewski 2020)</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janitor</w:t>
      </w:r>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{"citationID":"heqY15YE","properties":{"formattedCitation":"(Firke 2020)","plainCitation":"(Firke 2020)","noteIndex":0},"citationItems":[{"id":4107,"uris":["http://zotero.org/users/2645460/items/ZLE73FRR"],"uri":["http://zotero.org/users/2645460/items/ZLE73FRR"],"itemData":{"id":4107,"type":"book","title":"janitor: Simple Tools for Examining and Cleaning Dirty Data","URL":"https://CRAN.R-project.org/package=janitor","author":[{"family":"Firke","given":"Sam"}],"issued":{"date-parts":[["2020"]]}}}],"schema":"https://github.com/citation-style-language/schema/raw/master/csl-citation.json"}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(Firke 2020)</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ggpubr</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{"citationID":"IHv4xm1C","properties":{"formattedCitation":"(Kassambara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(Kassambara 2019)</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ggrepel</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{"citationID":"pb3fA7T0","properties":{"formattedCitation":"(Slowikowski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(Slowikowski 2019)</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viridis</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{"citationID":"f1qjSch7","properties":{"formattedCitation":"(Garnier 2018)","plainCitation":"(Garnier 2018)","noteIndex":0},"citationItems":[{"id":4101,"uris":["http://zotero.org/users/2645460/items/7NH4Q8MD"],"uri":["http://zotero.org/users/2645460/items/7NH4Q8MD"],"itemData":{"id":4101,"type":"book","title":"viridis: Default Color Maps from 'matplotlib'","URL":"https://CRAN.R-project.org/package=viridis","author":[{"family":"Garnier","given":"Simon"}],"issued":{"date-parts":[["2018"]]}}}],"schema":"https://github.com/citation-style-language/schema/raw/master/csl-citation.json"}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(Garnier 2018)</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rnaturalearth</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{"citationID":"zYokYS4I","properties":{"formattedCitation":"(South 2017)","plainCitation":"(South 2017)","noteIndex":0},"citationItems":[{"id":4668,"uris":["http://zotero.org/users/2645460/items/EC2FQNZ5"],"uri":["http://zotero.org/users/2645460/items/EC2FQNZ5"],"itemData":{"id":4668,"type":"book","title":"rnaturalearth: World Map Data from Natural Earth","URL":"https://CRAN.R-project.org/package=rnaturalearth","author":[{"family":"South","given":"Andy"}],"issued":{"date-parts":[["2017"]]}}}],"schema":"https://github.com/citation-style-language/schema/raw/master/csl-citation.json"}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(South 2017)</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ggspatial</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{"citationID":"SN5Xm2Iy","properties":{"formattedCitation":"(Dunnington 2021)","plainCitation":"(Dunnington 2021)","noteIndex":0},"citationItems":[{"id":4670,"uris":["http://zotero.org/users/2645460/items/4JYGLLS5"],"uri":["http://zotero.org/users/2645460/items/4JYGLLS5"],"itemData":{"id":4670,"type":"book","title":"ggspatial: Spatial Data Framework for ggplot2","URL":"https://CRAN.R-project.org/package=ggspatial","author":[{"family":"Dunnington","given":"Dewey"}],"issued":{"date-parts":[["2021"]]}}}],"schema":"https://github.com/citation-style-language/schema/raw/master/csl-citation.json"}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(Dunnington 2021)</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ggstar</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{"citationID":"bRWkwVMZ","properties":{"formattedCitation":"(Xu 2021)","plainCitation":"(Xu 2021)","noteIndex":0},"citationItems":[{"id":4672,"uris":["http://zotero.org/users/2645460/items/SNS6BVZG"],"uri":["http://zotero.org/users/2645460/items/SNS6BVZG"],"itemData":{"id":4672,"type":"book","title":"ggstar: Multiple Geometric Shape Point Layer for 'ggplot2'","URL":"https://CRAN.R-project.org/package=ggstar","author":[{"family":"Xu","given":"Shuangbin"}],"issued":{"date-parts":[["2021"]]}}}],"schema":"https://github.com/citation-style-language/schema/raw/master/csl-citation.json"}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(Xu 2021)</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cowplot</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{"citationID":"Ftx2UZ0E","properties":{"formattedCitation":"(Wilke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(Wilke 2019)</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ins w:id="21" w:author="Meyer, Michael Frederick" w:date="2021-08-13T15:48:00Z">
        <w:r w:rsidR="00827A5C">
          <w:rPr>
            <w:rFonts w:ascii="Times New Roman" w:eastAsia="Times New Roman" w:hAnsi="Times New Roman" w:cs="Times New Roman"/>
            <w:sz w:val="24"/>
            <w:szCs w:val="24"/>
          </w:rPr>
          <w:t xml:space="preserve">and </w:t>
        </w:r>
      </w:ins>
      <w:r w:rsidR="007E6DA6">
        <w:rPr>
          <w:rFonts w:ascii="Times New Roman" w:eastAsia="Times New Roman" w:hAnsi="Times New Roman" w:cs="Times New Roman"/>
          <w:sz w:val="24"/>
          <w:szCs w:val="24"/>
        </w:rPr>
        <w:t xml:space="preserve">sf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{"citationID":"pRhBr2r4","properties":{"formattedCitation":"(Pebesma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w:t>
      </w:r>
      <w:proofErr w:type="spellStart"/>
      <w:r w:rsidR="007E6DA6" w:rsidRPr="007E6DA6">
        <w:rPr>
          <w:rFonts w:ascii="Times New Roman" w:hAnsi="Times New Roman" w:cs="Times New Roman"/>
          <w:sz w:val="24"/>
        </w:rPr>
        <w:t>Pebesma</w:t>
      </w:r>
      <w:proofErr w:type="spellEnd"/>
      <w:r w:rsidR="007E6DA6" w:rsidRPr="007E6DA6">
        <w:rPr>
          <w:rFonts w:ascii="Times New Roman" w:hAnsi="Times New Roman" w:cs="Times New Roman"/>
          <w:sz w:val="24"/>
        </w:rPr>
        <w:t xml:space="preserve"> 2018)</w:t>
      </w:r>
      <w:r w:rsidR="007E6DA6">
        <w:rPr>
          <w:rFonts w:ascii="Times New Roman" w:eastAsia="Times New Roman" w:hAnsi="Times New Roman" w:cs="Times New Roman"/>
          <w:sz w:val="24"/>
          <w:szCs w:val="24"/>
        </w:rPr>
        <w:fldChar w:fldCharType="end"/>
      </w:r>
      <w:ins w:id="22" w:author="Meyer, Michael Frederick" w:date="2021-08-13T15:48:00Z">
        <w:r w:rsidR="00827A5C">
          <w:rPr>
            <w:rFonts w:ascii="Times New Roman" w:eastAsia="Times New Roman" w:hAnsi="Times New Roman" w:cs="Times New Roman"/>
            <w:sz w:val="24"/>
            <w:szCs w:val="24"/>
          </w:rPr>
          <w:t xml:space="preserve"> </w:t>
        </w:r>
      </w:ins>
      <w:del w:id="23" w:author="Meyer, Michael Frederick" w:date="2021-08-13T15:48:00Z">
        <w:r w:rsidR="004049E6" w:rsidDel="00827A5C">
          <w:rPr>
            <w:rFonts w:ascii="Times New Roman" w:eastAsia="Times New Roman" w:hAnsi="Times New Roman" w:cs="Times New Roman"/>
            <w:sz w:val="24"/>
            <w:szCs w:val="24"/>
          </w:rPr>
          <w:delText xml:space="preserve">, </w:delText>
        </w:r>
        <w:r w:rsidR="00E655D6" w:rsidDel="00827A5C">
          <w:rPr>
            <w:rFonts w:ascii="Times New Roman" w:eastAsia="Times New Roman" w:hAnsi="Times New Roman" w:cs="Times New Roman"/>
            <w:sz w:val="24"/>
            <w:szCs w:val="24"/>
          </w:rPr>
          <w:delText xml:space="preserve">emmeans </w:delText>
        </w:r>
        <w:r w:rsidR="00E655D6" w:rsidDel="00827A5C">
          <w:rPr>
            <w:rFonts w:ascii="Times New Roman" w:eastAsia="Times New Roman" w:hAnsi="Times New Roman" w:cs="Times New Roman"/>
            <w:sz w:val="24"/>
            <w:szCs w:val="24"/>
          </w:rPr>
          <w:fldChar w:fldCharType="begin"/>
        </w:r>
        <w:r w:rsidR="00E655D6" w:rsidDel="00827A5C">
          <w:rPr>
            <w:rFonts w:ascii="Times New Roman" w:eastAsia="Times New Roman" w:hAnsi="Times New Roman" w:cs="Times New Roman"/>
            <w:sz w:val="24"/>
            <w:szCs w:val="24"/>
          </w:rPr>
          <w:delInstrText xml:space="preserve"> ADDIN ZOTERO_ITEM CSL_CITATION {"citationID":"Ml2F6GXq","properties":{"formattedCitation":"(Lenth 2021)","plainCitation":"(Lenth 2021)","noteIndex":0},"citationItems":[{"id":4762,"uris":["http://zotero.org/users/2645460/items/N8ZPTL23"],"uri":["http://zotero.org/users/2645460/items/N8ZPTL23"],"itemData":{"id":4762,"type":"book","title":"emmeans: Estimated Marginal Means, aka Least-Squares Means","URL":"https://CRAN.R-project.org/package=emmeans","author":[{"family":"Lenth","given":"Russell V."}],"issued":{"date-parts":[["2021"]]}}}],"schema":"https://github.com/citation-style-language/schema/raw/master/csl-citation.json"} </w:delInstrText>
        </w:r>
        <w:r w:rsidR="00E655D6" w:rsidDel="00827A5C">
          <w:rPr>
            <w:rFonts w:ascii="Times New Roman" w:eastAsia="Times New Roman" w:hAnsi="Times New Roman" w:cs="Times New Roman"/>
            <w:sz w:val="24"/>
            <w:szCs w:val="24"/>
          </w:rPr>
          <w:fldChar w:fldCharType="separate"/>
        </w:r>
        <w:r w:rsidR="00E655D6" w:rsidRPr="00E655D6" w:rsidDel="00827A5C">
          <w:rPr>
            <w:rFonts w:ascii="Times New Roman" w:hAnsi="Times New Roman" w:cs="Times New Roman"/>
            <w:sz w:val="24"/>
          </w:rPr>
          <w:delText>(Lenth 2021)</w:delText>
        </w:r>
        <w:r w:rsidR="00E655D6" w:rsidDel="00827A5C">
          <w:rPr>
            <w:rFonts w:ascii="Times New Roman" w:eastAsia="Times New Roman" w:hAnsi="Times New Roman" w:cs="Times New Roman"/>
            <w:sz w:val="24"/>
            <w:szCs w:val="24"/>
          </w:rPr>
          <w:fldChar w:fldCharType="end"/>
        </w:r>
        <w:r w:rsidR="00E655D6" w:rsidDel="00827A5C">
          <w:rPr>
            <w:rFonts w:ascii="Times New Roman" w:eastAsia="Times New Roman" w:hAnsi="Times New Roman" w:cs="Times New Roman"/>
            <w:sz w:val="24"/>
            <w:szCs w:val="24"/>
          </w:rPr>
          <w:delText xml:space="preserve">, and rstatix </w:delText>
        </w:r>
        <w:r w:rsidR="000314A7" w:rsidDel="00827A5C">
          <w:rPr>
            <w:rFonts w:ascii="Times New Roman" w:eastAsia="Times New Roman" w:hAnsi="Times New Roman" w:cs="Times New Roman"/>
            <w:sz w:val="24"/>
            <w:szCs w:val="24"/>
          </w:rPr>
          <w:fldChar w:fldCharType="begin"/>
        </w:r>
        <w:r w:rsidR="000314A7" w:rsidDel="00827A5C">
          <w:rPr>
            <w:rFonts w:ascii="Times New Roman" w:eastAsia="Times New Roman" w:hAnsi="Times New Roman" w:cs="Times New Roman"/>
            <w:sz w:val="24"/>
            <w:szCs w:val="24"/>
          </w:rPr>
          <w:delInstrText xml:space="preserve"> ADDIN ZOTERO_ITEM CSL_CITATION {"citationID":"qWj3quN8","properties":{"formattedCitation":"(Kassambara 2021)","plainCitation":"(Kassambara 2021)","noteIndex":0},"citationItems":[{"id":4764,"uris":["http://zotero.org/users/2645460/items/PFW9Z8S2"],"uri":["http://zotero.org/users/2645460/items/PFW9Z8S2"],"itemData":{"id":4764,"type":"book","title":"rstatix: Pipe-Friendly Framework for Basic Statistical Tests","URL":"https://CRAN.R-project.org/package=rstatix","author":[{"family":"Kassambara","given":"Alboukadel"}],"issued":{"date-parts":[["2021"]]}}}],"schema":"https://github.com/citation-style-language/schema/raw/master/csl-citation.json"} </w:delInstrText>
        </w:r>
        <w:r w:rsidR="000314A7" w:rsidDel="00827A5C">
          <w:rPr>
            <w:rFonts w:ascii="Times New Roman" w:eastAsia="Times New Roman" w:hAnsi="Times New Roman" w:cs="Times New Roman"/>
            <w:sz w:val="24"/>
            <w:szCs w:val="24"/>
          </w:rPr>
          <w:fldChar w:fldCharType="separate"/>
        </w:r>
        <w:r w:rsidR="000314A7" w:rsidRPr="000314A7" w:rsidDel="00827A5C">
          <w:rPr>
            <w:rFonts w:ascii="Times New Roman" w:hAnsi="Times New Roman" w:cs="Times New Roman"/>
            <w:sz w:val="24"/>
          </w:rPr>
          <w:delText>(Kassambara 2021)</w:delText>
        </w:r>
        <w:r w:rsidR="000314A7" w:rsidDel="00827A5C">
          <w:rPr>
            <w:rFonts w:ascii="Times New Roman" w:eastAsia="Times New Roman" w:hAnsi="Times New Roman" w:cs="Times New Roman"/>
            <w:sz w:val="24"/>
            <w:szCs w:val="24"/>
          </w:rPr>
          <w:fldChar w:fldCharType="end"/>
        </w:r>
        <w:r w:rsidR="000314A7" w:rsidDel="00827A5C">
          <w:rPr>
            <w:rFonts w:ascii="Times New Roman" w:eastAsia="Times New Roman" w:hAnsi="Times New Roman" w:cs="Times New Roman"/>
            <w:sz w:val="24"/>
            <w:szCs w:val="24"/>
          </w:rPr>
          <w:delText xml:space="preserve"> </w:delText>
        </w:r>
      </w:del>
      <w:r w:rsidR="007E6DA6">
        <w:rPr>
          <w:rFonts w:ascii="Times New Roman" w:eastAsia="Times New Roman" w:hAnsi="Times New Roman" w:cs="Times New Roman"/>
          <w:sz w:val="24"/>
          <w:szCs w:val="24"/>
        </w:rPr>
        <w:t xml:space="preserve">packages. All R code </w:t>
      </w:r>
      <w:r w:rsidR="004000FA">
        <w:rPr>
          <w:rFonts w:ascii="Times New Roman" w:eastAsia="Times New Roman" w:hAnsi="Times New Roman" w:cs="Times New Roman"/>
          <w:sz w:val="24"/>
          <w:szCs w:val="24"/>
        </w:rPr>
        <w:t>can be accessed from</w:t>
      </w:r>
      <w:r w:rsidR="007E6DA6">
        <w:rPr>
          <w:rFonts w:ascii="Times New Roman" w:eastAsia="Times New Roman" w:hAnsi="Times New Roman" w:cs="Times New Roman"/>
          <w:sz w:val="24"/>
          <w:szCs w:val="24"/>
        </w:rPr>
        <w:t xml:space="preserve"> this project’s GitHub Repository (</w:t>
      </w:r>
      <w:r w:rsidR="007E6DA6" w:rsidRPr="004000FA">
        <w:rPr>
          <w:rFonts w:ascii="Times New Roman" w:eastAsia="Times New Roman" w:hAnsi="Times New Roman" w:cs="Times New Roman"/>
          <w:sz w:val="24"/>
          <w:szCs w:val="24"/>
          <w:highlight w:val="yellow"/>
        </w:rPr>
        <w:t>DOI</w:t>
      </w:r>
      <w:r w:rsidR="007E6DA6">
        <w:rPr>
          <w:rFonts w:ascii="Times New Roman" w:eastAsia="Times New Roman" w:hAnsi="Times New Roman" w:cs="Times New Roman"/>
          <w:sz w:val="24"/>
          <w:szCs w:val="24"/>
        </w:rPr>
        <w:t>)</w:t>
      </w:r>
      <w:r w:rsidR="004000FA">
        <w:rPr>
          <w:rFonts w:ascii="Times New Roman" w:eastAsia="Times New Roman" w:hAnsi="Times New Roman" w:cs="Times New Roman"/>
          <w:sz w:val="24"/>
          <w:szCs w:val="24"/>
        </w:rPr>
        <w:t>,</w:t>
      </w:r>
      <w:r w:rsidR="007E6DA6">
        <w:rPr>
          <w:rFonts w:ascii="Times New Roman" w:eastAsia="Times New Roman" w:hAnsi="Times New Roman" w:cs="Times New Roman"/>
          <w:sz w:val="24"/>
          <w:szCs w:val="24"/>
        </w:rPr>
        <w:t xml:space="preserve"> and </w:t>
      </w:r>
      <w:r w:rsidR="004000FA">
        <w:rPr>
          <w:rFonts w:ascii="Times New Roman" w:eastAsia="Times New Roman" w:hAnsi="Times New Roman" w:cs="Times New Roman"/>
          <w:sz w:val="24"/>
          <w:szCs w:val="24"/>
        </w:rPr>
        <w:t xml:space="preserve">all </w:t>
      </w:r>
      <w:r w:rsidR="007E6DA6">
        <w:rPr>
          <w:rFonts w:ascii="Times New Roman" w:eastAsia="Times New Roman" w:hAnsi="Times New Roman" w:cs="Times New Roman"/>
          <w:sz w:val="24"/>
          <w:szCs w:val="24"/>
        </w:rPr>
        <w:t xml:space="preserve">associated </w:t>
      </w:r>
      <w:r w:rsidR="00C4279C">
        <w:rPr>
          <w:rFonts w:ascii="Times New Roman" w:eastAsia="Times New Roman" w:hAnsi="Times New Roman" w:cs="Times New Roman"/>
          <w:sz w:val="24"/>
          <w:szCs w:val="24"/>
        </w:rPr>
        <w:t xml:space="preserve">data </w:t>
      </w:r>
      <w:r w:rsidR="004000FA">
        <w:rPr>
          <w:rFonts w:ascii="Times New Roman" w:eastAsia="Times New Roman" w:hAnsi="Times New Roman" w:cs="Times New Roman"/>
          <w:sz w:val="24"/>
          <w:szCs w:val="24"/>
        </w:rPr>
        <w:t xml:space="preserve">can be found on this project’s </w:t>
      </w:r>
      <w:r w:rsidR="007E6DA6">
        <w:rPr>
          <w:rFonts w:ascii="Times New Roman" w:eastAsia="Times New Roman" w:hAnsi="Times New Roman" w:cs="Times New Roman"/>
          <w:sz w:val="24"/>
          <w:szCs w:val="24"/>
        </w:rPr>
        <w:t>Open Science Framework portal (</w:t>
      </w:r>
      <w:r w:rsidR="007E6DA6" w:rsidRPr="004000FA">
        <w:rPr>
          <w:rFonts w:ascii="Times New Roman" w:eastAsia="Times New Roman" w:hAnsi="Times New Roman" w:cs="Times New Roman"/>
          <w:sz w:val="24"/>
          <w:szCs w:val="24"/>
          <w:highlight w:val="yellow"/>
        </w:rPr>
        <w:t>DOI</w:t>
      </w:r>
      <w:r w:rsidR="007E6DA6">
        <w:rPr>
          <w:rFonts w:ascii="Times New Roman" w:eastAsia="Times New Roman" w:hAnsi="Times New Roman" w:cs="Times New Roman"/>
          <w:sz w:val="24"/>
          <w:szCs w:val="24"/>
        </w:rPr>
        <w:t>).</w:t>
      </w:r>
      <w:r w:rsidR="00C711C4">
        <w:rPr>
          <w:rFonts w:ascii="Times New Roman" w:eastAsia="Times New Roman" w:hAnsi="Times New Roman" w:cs="Times New Roman"/>
          <w:sz w:val="24"/>
          <w:szCs w:val="24"/>
        </w:rPr>
        <w:t xml:space="preserve"> All R scripts were written by one person (MFM) and then independently reviewed by another co-author (MRB) to assess scripts for accuracy, reproducibility, and clarity of comments. </w:t>
      </w:r>
    </w:p>
    <w:p w14:paraId="6EFDDD47" w14:textId="77777777" w:rsidR="00A7754D" w:rsidRDefault="00A7754D">
      <w:pPr>
        <w:widowControl w:val="0"/>
        <w:spacing w:line="240" w:lineRule="auto"/>
        <w:rPr>
          <w:rFonts w:ascii="Times New Roman" w:eastAsia="Times New Roman" w:hAnsi="Times New Roman" w:cs="Times New Roman"/>
          <w:sz w:val="24"/>
          <w:szCs w:val="24"/>
        </w:rPr>
      </w:pPr>
    </w:p>
    <w:p w14:paraId="1C1EE74E"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689C4E36" w14:textId="77777777" w:rsidR="00A7754D" w:rsidRDefault="00A7754D">
      <w:pPr>
        <w:widowControl w:val="0"/>
        <w:spacing w:line="240" w:lineRule="auto"/>
        <w:rPr>
          <w:rFonts w:ascii="Times New Roman" w:eastAsia="Times New Roman" w:hAnsi="Times New Roman" w:cs="Times New Roman"/>
          <w:sz w:val="24"/>
          <w:szCs w:val="24"/>
        </w:rPr>
      </w:pPr>
    </w:p>
    <w:p w14:paraId="4F715445"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Temporally Scaled Inverse Distance Weighted (TSIDW) Population</w:t>
      </w:r>
    </w:p>
    <w:p w14:paraId="49BAAF10" w14:textId="77777777" w:rsidR="00A7754D" w:rsidRDefault="00A7754D">
      <w:pPr>
        <w:widowControl w:val="0"/>
        <w:spacing w:line="240" w:lineRule="auto"/>
        <w:rPr>
          <w:rFonts w:ascii="Times New Roman" w:eastAsia="Times New Roman" w:hAnsi="Times New Roman" w:cs="Times New Roman"/>
          <w:sz w:val="24"/>
          <w:szCs w:val="24"/>
        </w:rPr>
      </w:pPr>
    </w:p>
    <w:p w14:paraId="19DAC40B" w14:textId="327AC6F0" w:rsidR="00A7754D" w:rsidRDefault="00FD367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TSIDW tended to fluctuate through space and time in a way that reflected static and </w:t>
      </w:r>
      <w:r w:rsidR="003943E2">
        <w:rPr>
          <w:rFonts w:ascii="Times New Roman" w:eastAsia="Times New Roman" w:hAnsi="Times New Roman" w:cs="Times New Roman"/>
          <w:sz w:val="24"/>
          <w:szCs w:val="24"/>
        </w:rPr>
        <w:t>transient</w:t>
      </w:r>
      <w:r>
        <w:rPr>
          <w:rFonts w:ascii="Times New Roman" w:eastAsia="Times New Roman" w:hAnsi="Times New Roman" w:cs="Times New Roman"/>
          <w:sz w:val="24"/>
          <w:szCs w:val="24"/>
        </w:rPr>
        <w:t xml:space="preserve"> human populations</w:t>
      </w:r>
      <w:r w:rsidR="003943E2">
        <w:rPr>
          <w:rFonts w:ascii="Times New Roman" w:eastAsia="Times New Roman" w:hAnsi="Times New Roman" w:cs="Times New Roman"/>
          <w:sz w:val="24"/>
          <w:szCs w:val="24"/>
        </w:rPr>
        <w:t xml:space="preserve">, suggesting that our TSIDW </w:t>
      </w:r>
      <w:r w:rsidR="005170E9">
        <w:rPr>
          <w:rFonts w:ascii="Times New Roman" w:eastAsia="Times New Roman" w:hAnsi="Times New Roman" w:cs="Times New Roman"/>
          <w:sz w:val="24"/>
          <w:szCs w:val="24"/>
        </w:rPr>
        <w:t xml:space="preserve">metric </w:t>
      </w:r>
      <w:r w:rsidR="003943E2">
        <w:rPr>
          <w:rFonts w:ascii="Times New Roman" w:eastAsia="Times New Roman" w:hAnsi="Times New Roman" w:cs="Times New Roman"/>
          <w:sz w:val="24"/>
          <w:szCs w:val="24"/>
        </w:rPr>
        <w:t>effectively capture</w:t>
      </w:r>
      <w:r w:rsidR="00CD5F7B">
        <w:rPr>
          <w:rFonts w:ascii="Times New Roman" w:eastAsia="Times New Roman" w:hAnsi="Times New Roman" w:cs="Times New Roman"/>
          <w:sz w:val="24"/>
          <w:szCs w:val="24"/>
        </w:rPr>
        <w:t>d</w:t>
      </w:r>
      <w:r w:rsidR="003943E2">
        <w:rPr>
          <w:rFonts w:ascii="Times New Roman" w:eastAsia="Times New Roman" w:hAnsi="Times New Roman" w:cs="Times New Roman"/>
          <w:sz w:val="24"/>
          <w:szCs w:val="24"/>
        </w:rPr>
        <w:t xml:space="preserve"> </w:t>
      </w:r>
      <w:r w:rsidR="00BF5076">
        <w:rPr>
          <w:rFonts w:ascii="Times New Roman" w:eastAsia="Times New Roman" w:hAnsi="Times New Roman" w:cs="Times New Roman"/>
          <w:sz w:val="24"/>
          <w:szCs w:val="24"/>
        </w:rPr>
        <w:t xml:space="preserve">patterns </w:t>
      </w:r>
      <w:r w:rsidR="003943E2">
        <w:rPr>
          <w:rFonts w:ascii="Times New Roman" w:eastAsia="Times New Roman" w:hAnsi="Times New Roman" w:cs="Times New Roman"/>
          <w:sz w:val="24"/>
          <w:szCs w:val="24"/>
        </w:rPr>
        <w:t>in human population around Flathead Lake</w:t>
      </w:r>
      <w:r>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 xml:space="preserve">Spatially, TSIDW population </w:t>
      </w:r>
      <w:r w:rsidR="0024395C">
        <w:rPr>
          <w:rFonts w:ascii="Times New Roman" w:eastAsia="Times New Roman" w:hAnsi="Times New Roman" w:cs="Times New Roman"/>
          <w:sz w:val="24"/>
          <w:szCs w:val="24"/>
        </w:rPr>
        <w:t>was higher</w:t>
      </w:r>
      <w:r w:rsidR="003E389B">
        <w:rPr>
          <w:rFonts w:ascii="Times New Roman" w:eastAsia="Times New Roman" w:hAnsi="Times New Roman" w:cs="Times New Roman"/>
          <w:sz w:val="24"/>
          <w:szCs w:val="24"/>
        </w:rPr>
        <w:t xml:space="preserve"> in the northeastern part of the lake, which is likely due to the town of Bigfork being a larger population hub</w:t>
      </w:r>
      <w:r w:rsidR="0009123B">
        <w:rPr>
          <w:rFonts w:ascii="Times New Roman" w:eastAsia="Times New Roman" w:hAnsi="Times New Roman" w:cs="Times New Roman"/>
          <w:sz w:val="24"/>
          <w:szCs w:val="24"/>
        </w:rPr>
        <w:t xml:space="preserve"> (Figure 2)</w:t>
      </w:r>
      <w:r w:rsidR="003E389B">
        <w:rPr>
          <w:rFonts w:ascii="Times New Roman" w:eastAsia="Times New Roman" w:hAnsi="Times New Roman" w:cs="Times New Roman"/>
          <w:sz w:val="24"/>
          <w:szCs w:val="24"/>
        </w:rPr>
        <w:t>. Temporally, TSIDW population highlighted fluctuations in human population in the southernmost portion of Flathead Lake, near the town of Polson</w:t>
      </w:r>
      <w:r w:rsidR="0009123B">
        <w:rPr>
          <w:rFonts w:ascii="Times New Roman" w:eastAsia="Times New Roman" w:hAnsi="Times New Roman" w:cs="Times New Roman"/>
          <w:sz w:val="24"/>
          <w:szCs w:val="24"/>
        </w:rPr>
        <w:t xml:space="preserve"> (Figure 2</w:t>
      </w:r>
      <w:r>
        <w:rPr>
          <w:rFonts w:ascii="Times New Roman" w:eastAsia="Times New Roman" w:hAnsi="Times New Roman" w:cs="Times New Roman"/>
          <w:sz w:val="24"/>
          <w:szCs w:val="24"/>
        </w:rPr>
        <w:t xml:space="preserve">). Generally, </w:t>
      </w:r>
      <w:r w:rsidR="004D6578">
        <w:rPr>
          <w:rFonts w:ascii="Times New Roman" w:eastAsia="Times New Roman" w:hAnsi="Times New Roman" w:cs="Times New Roman"/>
          <w:sz w:val="24"/>
          <w:szCs w:val="24"/>
        </w:rPr>
        <w:t xml:space="preserve">TSIDW population values tended to decrease with the </w:t>
      </w:r>
      <w:r w:rsidR="00BF5076">
        <w:rPr>
          <w:rFonts w:ascii="Times New Roman" w:eastAsia="Times New Roman" w:hAnsi="Times New Roman" w:cs="Times New Roman"/>
          <w:sz w:val="24"/>
          <w:szCs w:val="24"/>
        </w:rPr>
        <w:t>tourism season more</w:t>
      </w:r>
      <w:r w:rsidR="003E389B">
        <w:rPr>
          <w:rFonts w:ascii="Times New Roman" w:eastAsia="Times New Roman" w:hAnsi="Times New Roman" w:cs="Times New Roman"/>
          <w:sz w:val="24"/>
          <w:szCs w:val="24"/>
        </w:rPr>
        <w:t xml:space="preserve"> than </w:t>
      </w:r>
      <w:r w:rsidR="004D6578">
        <w:rPr>
          <w:rFonts w:ascii="Times New Roman" w:eastAsia="Times New Roman" w:hAnsi="Times New Roman" w:cs="Times New Roman"/>
          <w:sz w:val="24"/>
          <w:szCs w:val="24"/>
        </w:rPr>
        <w:t xml:space="preserve">with differing </w:t>
      </w:r>
      <w:r w:rsidR="003E389B">
        <w:rPr>
          <w:rFonts w:ascii="Times New Roman" w:eastAsia="Times New Roman" w:hAnsi="Times New Roman" w:cs="Times New Roman"/>
          <w:sz w:val="24"/>
          <w:szCs w:val="24"/>
        </w:rPr>
        <w:t>sewage treatment technique</w:t>
      </w:r>
      <w:r w:rsidR="0066344E">
        <w:rPr>
          <w:rFonts w:ascii="Times New Roman" w:eastAsia="Times New Roman" w:hAnsi="Times New Roman" w:cs="Times New Roman"/>
          <w:sz w:val="24"/>
          <w:szCs w:val="24"/>
        </w:rPr>
        <w:t xml:space="preserve"> (Figure 4A).</w:t>
      </w:r>
      <w:r w:rsidR="003E389B">
        <w:rPr>
          <w:rFonts w:ascii="Times New Roman" w:eastAsia="Times New Roman" w:hAnsi="Times New Roman" w:cs="Times New Roman"/>
          <w:sz w:val="24"/>
          <w:szCs w:val="24"/>
        </w:rPr>
        <w:t xml:space="preserve"> </w:t>
      </w:r>
    </w:p>
    <w:p w14:paraId="789F9B8E" w14:textId="77777777" w:rsidR="00A7754D" w:rsidRDefault="00A7754D">
      <w:pPr>
        <w:widowControl w:val="0"/>
        <w:spacing w:line="240" w:lineRule="auto"/>
        <w:rPr>
          <w:rFonts w:ascii="Times New Roman" w:eastAsia="Times New Roman" w:hAnsi="Times New Roman" w:cs="Times New Roman"/>
          <w:sz w:val="24"/>
          <w:szCs w:val="24"/>
        </w:rPr>
      </w:pPr>
    </w:p>
    <w:p w14:paraId="1E1F9451"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Water Samples</w:t>
      </w:r>
    </w:p>
    <w:p w14:paraId="3C89B979" w14:textId="77777777" w:rsidR="00A7754D" w:rsidRDefault="00A7754D">
      <w:pPr>
        <w:widowControl w:val="0"/>
        <w:spacing w:line="240" w:lineRule="auto"/>
        <w:rPr>
          <w:rFonts w:ascii="Times New Roman" w:eastAsia="Times New Roman" w:hAnsi="Times New Roman" w:cs="Times New Roman"/>
          <w:i/>
          <w:sz w:val="24"/>
          <w:szCs w:val="24"/>
        </w:rPr>
      </w:pPr>
    </w:p>
    <w:p w14:paraId="0A9D2CD4" w14:textId="4076FE80" w:rsidR="00A7754D" w:rsidRDefault="00533D85">
      <w:pPr>
        <w:widowControl w:val="0"/>
        <w:spacing w:line="240" w:lineRule="auto"/>
        <w:rPr>
          <w:rFonts w:ascii="Times New Roman" w:eastAsia="Times New Roman" w:hAnsi="Times New Roman" w:cs="Times New Roman"/>
          <w:sz w:val="24"/>
          <w:szCs w:val="24"/>
        </w:rPr>
      </w:pPr>
      <w:commentRangeStart w:id="24"/>
      <w:r>
        <w:rPr>
          <w:rFonts w:ascii="Times New Roman" w:eastAsia="Times New Roman" w:hAnsi="Times New Roman" w:cs="Times New Roman"/>
          <w:sz w:val="24"/>
          <w:szCs w:val="24"/>
        </w:rPr>
        <w:t>In</w:t>
      </w:r>
      <w:commentRangeEnd w:id="24"/>
      <w:r w:rsidR="00AA7E61">
        <w:rPr>
          <w:rStyle w:val="CommentReference"/>
        </w:rPr>
        <w:commentReference w:id="24"/>
      </w:r>
      <w:r>
        <w:rPr>
          <w:rFonts w:ascii="Times New Roman" w:eastAsia="Times New Roman" w:hAnsi="Times New Roman" w:cs="Times New Roman"/>
          <w:sz w:val="24"/>
          <w:szCs w:val="24"/>
        </w:rPr>
        <w:t xml:space="preserve"> general, water column nutrient concentrations did not differ</w:t>
      </w:r>
      <w:r w:rsidR="0066344E">
        <w:rPr>
          <w:rFonts w:ascii="Times New Roman" w:eastAsia="Times New Roman" w:hAnsi="Times New Roman" w:cs="Times New Roman"/>
          <w:sz w:val="24"/>
          <w:szCs w:val="24"/>
        </w:rPr>
        <w:t xml:space="preserve"> across sites</w:t>
      </w:r>
      <w:r w:rsidR="00613467">
        <w:rPr>
          <w:rFonts w:ascii="Times New Roman" w:eastAsia="Times New Roman" w:hAnsi="Times New Roman" w:cs="Times New Roman"/>
          <w:sz w:val="24"/>
          <w:szCs w:val="24"/>
        </w:rPr>
        <w:t xml:space="preserve"> and timepoints</w:t>
      </w:r>
      <w:r w:rsidR="003E389B">
        <w:rPr>
          <w:rFonts w:ascii="Times New Roman" w:eastAsia="Times New Roman" w:hAnsi="Times New Roman" w:cs="Times New Roman"/>
          <w:sz w:val="24"/>
          <w:szCs w:val="24"/>
        </w:rPr>
        <w:t>. Nitrate</w:t>
      </w:r>
      <w:r w:rsidR="0066344E">
        <w:rPr>
          <w:rFonts w:ascii="Times New Roman" w:eastAsia="Times New Roman" w:hAnsi="Times New Roman" w:cs="Times New Roman"/>
          <w:sz w:val="24"/>
          <w:szCs w:val="24"/>
        </w:rPr>
        <w:t>/nitrite, ammonia, total nitrogen, total phosphorous</w:t>
      </w:r>
      <w:r w:rsidR="003B5639">
        <w:rPr>
          <w:rFonts w:ascii="Times New Roman" w:eastAsia="Times New Roman" w:hAnsi="Times New Roman" w:cs="Times New Roman"/>
          <w:sz w:val="24"/>
          <w:szCs w:val="24"/>
        </w:rPr>
        <w:t xml:space="preserve">, and, to some extent, </w:t>
      </w:r>
      <w:r w:rsidR="00741A26">
        <w:rPr>
          <w:rFonts w:ascii="Times New Roman" w:eastAsia="Times New Roman" w:hAnsi="Times New Roman" w:cs="Times New Roman"/>
          <w:sz w:val="24"/>
          <w:szCs w:val="24"/>
        </w:rPr>
        <w:t>soluble reactive phosphorus (SRP)</w:t>
      </w:r>
      <w:r w:rsidR="0066344E">
        <w:rPr>
          <w:rFonts w:ascii="Times New Roman" w:eastAsia="Times New Roman" w:hAnsi="Times New Roman" w:cs="Times New Roman"/>
          <w:sz w:val="24"/>
          <w:szCs w:val="24"/>
        </w:rPr>
        <w:t xml:space="preserve"> concentrations were not different based on sewage treatment technique</w:t>
      </w:r>
      <w:r w:rsidR="00613467">
        <w:rPr>
          <w:rFonts w:ascii="Times New Roman" w:eastAsia="Times New Roman" w:hAnsi="Times New Roman" w:cs="Times New Roman"/>
          <w:sz w:val="24"/>
          <w:szCs w:val="24"/>
        </w:rPr>
        <w:t xml:space="preserve">, </w:t>
      </w:r>
      <w:r w:rsidR="0066344E">
        <w:rPr>
          <w:rFonts w:ascii="Times New Roman" w:eastAsia="Times New Roman" w:hAnsi="Times New Roman" w:cs="Times New Roman"/>
          <w:sz w:val="24"/>
          <w:szCs w:val="24"/>
        </w:rPr>
        <w:t>tourism season</w:t>
      </w:r>
      <w:r w:rsidR="00613467">
        <w:rPr>
          <w:rFonts w:ascii="Times New Roman" w:eastAsia="Times New Roman" w:hAnsi="Times New Roman" w:cs="Times New Roman"/>
          <w:sz w:val="24"/>
          <w:szCs w:val="24"/>
        </w:rPr>
        <w:t>, or interaction between site and tourism season (</w:t>
      </w:r>
      <w:r w:rsidR="00CB75AE">
        <w:rPr>
          <w:rFonts w:ascii="Times New Roman" w:eastAsia="Times New Roman" w:hAnsi="Times New Roman" w:cs="Times New Roman"/>
          <w:sz w:val="24"/>
          <w:szCs w:val="24"/>
        </w:rPr>
        <w:t xml:space="preserve">summarized in </w:t>
      </w:r>
      <w:r w:rsidR="00613467">
        <w:rPr>
          <w:rFonts w:ascii="Times New Roman" w:eastAsia="Times New Roman" w:hAnsi="Times New Roman" w:cs="Times New Roman"/>
          <w:sz w:val="24"/>
          <w:szCs w:val="24"/>
        </w:rPr>
        <w:t>Table S1)</w:t>
      </w:r>
      <w:r w:rsidR="0066344E">
        <w:rPr>
          <w:rFonts w:ascii="Times New Roman" w:eastAsia="Times New Roman" w:hAnsi="Times New Roman" w:cs="Times New Roman"/>
          <w:sz w:val="24"/>
          <w:szCs w:val="24"/>
        </w:rPr>
        <w:t xml:space="preserve">. SRP </w:t>
      </w:r>
      <w:r w:rsidR="003E389B">
        <w:rPr>
          <w:rFonts w:ascii="Times New Roman" w:eastAsia="Times New Roman" w:hAnsi="Times New Roman" w:cs="Times New Roman"/>
          <w:sz w:val="24"/>
          <w:szCs w:val="24"/>
        </w:rPr>
        <w:t>concentrations</w:t>
      </w:r>
      <w:r w:rsidR="003B5639">
        <w:rPr>
          <w:rFonts w:ascii="Times New Roman" w:eastAsia="Times New Roman" w:hAnsi="Times New Roman" w:cs="Times New Roman"/>
          <w:sz w:val="24"/>
          <w:szCs w:val="24"/>
        </w:rPr>
        <w:t xml:space="preserve"> tended to be</w:t>
      </w:r>
      <w:r w:rsidR="003E389B">
        <w:rPr>
          <w:rFonts w:ascii="Times New Roman" w:eastAsia="Times New Roman" w:hAnsi="Times New Roman" w:cs="Times New Roman"/>
          <w:sz w:val="24"/>
          <w:szCs w:val="24"/>
        </w:rPr>
        <w:t xml:space="preserve"> </w:t>
      </w:r>
      <w:r w:rsidR="00306C8D">
        <w:rPr>
          <w:rFonts w:ascii="Times New Roman" w:eastAsia="Times New Roman" w:hAnsi="Times New Roman" w:cs="Times New Roman"/>
          <w:sz w:val="24"/>
          <w:szCs w:val="24"/>
        </w:rPr>
        <w:t>higher at sites with centralized</w:t>
      </w:r>
      <w:r w:rsidR="003E389B">
        <w:rPr>
          <w:rFonts w:ascii="Times New Roman" w:eastAsia="Times New Roman" w:hAnsi="Times New Roman" w:cs="Times New Roman"/>
          <w:sz w:val="24"/>
          <w:szCs w:val="24"/>
        </w:rPr>
        <w:t xml:space="preserve"> sewage treatment </w:t>
      </w:r>
      <w:r w:rsidR="003B5639">
        <w:rPr>
          <w:rFonts w:ascii="Times New Roman" w:eastAsia="Times New Roman" w:hAnsi="Times New Roman" w:cs="Times New Roman"/>
          <w:sz w:val="24"/>
          <w:szCs w:val="24"/>
        </w:rPr>
        <w:t>relative to those near decentralized wastewater treatment</w:t>
      </w:r>
      <w:r w:rsidR="00CB75AE">
        <w:rPr>
          <w:rFonts w:ascii="Times New Roman" w:eastAsia="Times New Roman" w:hAnsi="Times New Roman" w:cs="Times New Roman"/>
          <w:sz w:val="24"/>
          <w:szCs w:val="24"/>
        </w:rPr>
        <w:t xml:space="preserve">, but neither sewage treatment technique (F = </w:t>
      </w:r>
      <w:r w:rsidR="00E260EA">
        <w:rPr>
          <w:rFonts w:ascii="Times New Roman" w:eastAsia="Times New Roman" w:hAnsi="Times New Roman" w:cs="Times New Roman"/>
          <w:sz w:val="24"/>
          <w:szCs w:val="24"/>
        </w:rPr>
        <w:t>2.404</w:t>
      </w:r>
      <w:r w:rsidR="00CB75AE">
        <w:rPr>
          <w:rFonts w:ascii="Times New Roman" w:eastAsia="Times New Roman" w:hAnsi="Times New Roman" w:cs="Times New Roman"/>
          <w:sz w:val="24"/>
          <w:szCs w:val="24"/>
        </w:rPr>
        <w:t>, p = 0.133</w:t>
      </w:r>
      <w:r w:rsidR="002377DB">
        <w:rPr>
          <w:rFonts w:ascii="Times New Roman" w:eastAsia="Times New Roman" w:hAnsi="Times New Roman" w:cs="Times New Roman"/>
          <w:sz w:val="24"/>
          <w:szCs w:val="24"/>
        </w:rPr>
        <w:t>; Table S1</w:t>
      </w:r>
      <w:r w:rsidR="00CB75AE">
        <w:rPr>
          <w:rFonts w:ascii="Times New Roman" w:eastAsia="Times New Roman" w:hAnsi="Times New Roman" w:cs="Times New Roman"/>
          <w:sz w:val="24"/>
          <w:szCs w:val="24"/>
        </w:rPr>
        <w:t xml:space="preserve">), tourism season (F = </w:t>
      </w:r>
      <w:r w:rsidR="00E260EA">
        <w:rPr>
          <w:rFonts w:ascii="Times New Roman" w:eastAsia="Times New Roman" w:hAnsi="Times New Roman" w:cs="Times New Roman"/>
          <w:sz w:val="24"/>
          <w:szCs w:val="24"/>
        </w:rPr>
        <w:t>0.406</w:t>
      </w:r>
      <w:r w:rsidR="00CB75AE">
        <w:rPr>
          <w:rFonts w:ascii="Times New Roman" w:eastAsia="Times New Roman" w:hAnsi="Times New Roman" w:cs="Times New Roman"/>
          <w:sz w:val="24"/>
          <w:szCs w:val="24"/>
        </w:rPr>
        <w:t>, p = 0.530</w:t>
      </w:r>
      <w:r w:rsidR="002377DB">
        <w:rPr>
          <w:rFonts w:ascii="Times New Roman" w:eastAsia="Times New Roman" w:hAnsi="Times New Roman" w:cs="Times New Roman"/>
          <w:sz w:val="24"/>
          <w:szCs w:val="24"/>
        </w:rPr>
        <w:t>; Table S1</w:t>
      </w:r>
      <w:r w:rsidR="00CB75AE">
        <w:rPr>
          <w:rFonts w:ascii="Times New Roman" w:eastAsia="Times New Roman" w:hAnsi="Times New Roman" w:cs="Times New Roman"/>
          <w:sz w:val="24"/>
          <w:szCs w:val="24"/>
        </w:rPr>
        <w:t>), nor the interaction between them (F = 0.</w:t>
      </w:r>
      <w:r w:rsidR="00E260EA">
        <w:rPr>
          <w:rFonts w:ascii="Times New Roman" w:eastAsia="Times New Roman" w:hAnsi="Times New Roman" w:cs="Times New Roman"/>
          <w:sz w:val="24"/>
          <w:szCs w:val="24"/>
        </w:rPr>
        <w:t>130</w:t>
      </w:r>
      <w:r w:rsidR="00CB75AE">
        <w:rPr>
          <w:rFonts w:ascii="Times New Roman" w:eastAsia="Times New Roman" w:hAnsi="Times New Roman" w:cs="Times New Roman"/>
          <w:sz w:val="24"/>
          <w:szCs w:val="24"/>
        </w:rPr>
        <w:t>, p = 0.722</w:t>
      </w:r>
      <w:r w:rsidR="002377DB">
        <w:rPr>
          <w:rFonts w:ascii="Times New Roman" w:eastAsia="Times New Roman" w:hAnsi="Times New Roman" w:cs="Times New Roman"/>
          <w:sz w:val="24"/>
          <w:szCs w:val="24"/>
        </w:rPr>
        <w:t>; Table S1</w:t>
      </w:r>
      <w:r w:rsidR="00CB75AE">
        <w:rPr>
          <w:rFonts w:ascii="Times New Roman" w:eastAsia="Times New Roman" w:hAnsi="Times New Roman" w:cs="Times New Roman"/>
          <w:sz w:val="24"/>
          <w:szCs w:val="24"/>
        </w:rPr>
        <w:t>) were statistically significant</w:t>
      </w:r>
      <w:r w:rsidR="003B5639">
        <w:rPr>
          <w:rFonts w:ascii="Times New Roman" w:eastAsia="Times New Roman" w:hAnsi="Times New Roman" w:cs="Times New Roman"/>
          <w:sz w:val="24"/>
          <w:szCs w:val="24"/>
        </w:rPr>
        <w:t xml:space="preserve">. </w:t>
      </w:r>
      <w:commentRangeStart w:id="25"/>
      <w:r w:rsidR="00AC2758">
        <w:rPr>
          <w:rFonts w:ascii="Times New Roman" w:eastAsia="Times New Roman" w:hAnsi="Times New Roman" w:cs="Times New Roman"/>
          <w:sz w:val="24"/>
          <w:szCs w:val="24"/>
        </w:rPr>
        <w:t xml:space="preserve">Notably, </w:t>
      </w:r>
      <w:r w:rsidR="00741A26">
        <w:rPr>
          <w:rFonts w:ascii="Times New Roman" w:eastAsia="Times New Roman" w:hAnsi="Times New Roman" w:cs="Times New Roman"/>
          <w:sz w:val="24"/>
          <w:szCs w:val="24"/>
        </w:rPr>
        <w:t xml:space="preserve">a large </w:t>
      </w:r>
      <w:r w:rsidR="00AC2758">
        <w:rPr>
          <w:rFonts w:ascii="Times New Roman" w:eastAsia="Times New Roman" w:hAnsi="Times New Roman" w:cs="Times New Roman"/>
          <w:sz w:val="24"/>
          <w:szCs w:val="24"/>
        </w:rPr>
        <w:t xml:space="preserve">majority of water column SRP concentrations </w:t>
      </w:r>
      <w:r w:rsidR="00CB75AE">
        <w:rPr>
          <w:rFonts w:ascii="Times New Roman" w:eastAsia="Times New Roman" w:hAnsi="Times New Roman" w:cs="Times New Roman"/>
          <w:sz w:val="24"/>
          <w:szCs w:val="24"/>
        </w:rPr>
        <w:t xml:space="preserve">(82% of samples) </w:t>
      </w:r>
      <w:r w:rsidR="00AC2758">
        <w:rPr>
          <w:rFonts w:ascii="Times New Roman" w:eastAsia="Times New Roman" w:hAnsi="Times New Roman" w:cs="Times New Roman"/>
          <w:sz w:val="24"/>
          <w:szCs w:val="24"/>
        </w:rPr>
        <w:t>were below detection limits (&lt;0.8 µg/L</w:t>
      </w:r>
      <w:r w:rsidR="00CB75AE">
        <w:rPr>
          <w:rFonts w:ascii="Times New Roman" w:eastAsia="Times New Roman" w:hAnsi="Times New Roman" w:cs="Times New Roman"/>
          <w:sz w:val="24"/>
          <w:szCs w:val="24"/>
        </w:rPr>
        <w:t>)</w:t>
      </w:r>
      <w:r w:rsidR="00AC2758">
        <w:rPr>
          <w:rFonts w:ascii="Times New Roman" w:eastAsia="Times New Roman" w:hAnsi="Times New Roman" w:cs="Times New Roman"/>
          <w:sz w:val="24"/>
          <w:szCs w:val="24"/>
        </w:rPr>
        <w:t xml:space="preserve">. </w:t>
      </w:r>
      <w:r w:rsidR="00552C37">
        <w:rPr>
          <w:rFonts w:ascii="Times New Roman" w:eastAsia="Times New Roman" w:hAnsi="Times New Roman" w:cs="Times New Roman"/>
          <w:sz w:val="24"/>
          <w:szCs w:val="24"/>
        </w:rPr>
        <w:t>In comparison to SRP, 27% of nitrate/nitrit</w:t>
      </w:r>
      <w:bookmarkStart w:id="26" w:name="_GoBack"/>
      <w:bookmarkEnd w:id="26"/>
      <w:r w:rsidR="00552C37">
        <w:rPr>
          <w:rFonts w:ascii="Times New Roman" w:eastAsia="Times New Roman" w:hAnsi="Times New Roman" w:cs="Times New Roman"/>
          <w:sz w:val="24"/>
          <w:szCs w:val="24"/>
        </w:rPr>
        <w:t xml:space="preserve">e and 20% of total phosphorus samples were below detection limits. No ammonia or total nitrogen samples were below detection limits. </w:t>
      </w:r>
      <w:commentRangeEnd w:id="25"/>
      <w:r w:rsidR="00552C37">
        <w:rPr>
          <w:rStyle w:val="CommentReference"/>
        </w:rPr>
        <w:commentReference w:id="25"/>
      </w:r>
    </w:p>
    <w:p w14:paraId="4ACD7AA3" w14:textId="77777777" w:rsidR="00A7754D" w:rsidRDefault="00A7754D">
      <w:pPr>
        <w:widowControl w:val="0"/>
        <w:spacing w:line="240" w:lineRule="auto"/>
        <w:rPr>
          <w:rFonts w:ascii="Times New Roman" w:eastAsia="Times New Roman" w:hAnsi="Times New Roman" w:cs="Times New Roman"/>
          <w:sz w:val="24"/>
          <w:szCs w:val="24"/>
        </w:rPr>
      </w:pPr>
    </w:p>
    <w:p w14:paraId="47E68CD7" w14:textId="2E6BDD4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PPCPs detected within the water column included caffeine, paraxanthine/1,7-dimethylxanthine, acetaminophen/paracetamol, cotinine, cimetidine, and warfarin. PPCPs not detected included carbamazepine, codeine, diphenhydramine, sulfamethoxazole, thiabendazole, and trimethoprim. </w:t>
      </w:r>
      <w:r w:rsidR="00552C37">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otal PPCP concentrations </w:t>
      </w:r>
      <w:r w:rsidR="00185286">
        <w:rPr>
          <w:rFonts w:ascii="Times New Roman" w:eastAsia="Times New Roman" w:hAnsi="Times New Roman" w:cs="Times New Roman"/>
          <w:sz w:val="24"/>
          <w:szCs w:val="24"/>
        </w:rPr>
        <w:t>tended to be</w:t>
      </w:r>
      <w:r w:rsidR="003E544F">
        <w:rPr>
          <w:rFonts w:ascii="Times New Roman" w:eastAsia="Times New Roman" w:hAnsi="Times New Roman" w:cs="Times New Roman"/>
          <w:sz w:val="24"/>
          <w:szCs w:val="24"/>
        </w:rPr>
        <w:t xml:space="preserve"> higher during the tourism season</w:t>
      </w:r>
      <w:r w:rsidR="00185286">
        <w:rPr>
          <w:rFonts w:ascii="Times New Roman" w:eastAsia="Times New Roman" w:hAnsi="Times New Roman" w:cs="Times New Roman"/>
          <w:sz w:val="24"/>
          <w:szCs w:val="24"/>
        </w:rPr>
        <w:t xml:space="preserve"> (F = </w:t>
      </w:r>
      <w:r w:rsidR="006F705A">
        <w:rPr>
          <w:rFonts w:ascii="Times New Roman" w:eastAsia="Times New Roman" w:hAnsi="Times New Roman" w:cs="Times New Roman"/>
          <w:sz w:val="24"/>
          <w:szCs w:val="24"/>
        </w:rPr>
        <w:t>3.915</w:t>
      </w:r>
      <w:r w:rsidR="00185286">
        <w:rPr>
          <w:rFonts w:ascii="Times New Roman" w:eastAsia="Times New Roman" w:hAnsi="Times New Roman" w:cs="Times New Roman"/>
          <w:sz w:val="24"/>
          <w:szCs w:val="24"/>
        </w:rPr>
        <w:t xml:space="preserve">, p = 0.059), although this result did not meet thresholds for statistical </w:t>
      </w:r>
      <w:r w:rsidR="006F705A">
        <w:rPr>
          <w:rFonts w:ascii="Times New Roman" w:eastAsia="Times New Roman" w:hAnsi="Times New Roman" w:cs="Times New Roman"/>
          <w:sz w:val="24"/>
          <w:szCs w:val="24"/>
        </w:rPr>
        <w:t>significance (i.e., p &lt; 0.05</w:t>
      </w:r>
      <w:r w:rsidR="00E260EA">
        <w:rPr>
          <w:rFonts w:ascii="Times New Roman" w:eastAsia="Times New Roman" w:hAnsi="Times New Roman" w:cs="Times New Roman"/>
          <w:sz w:val="24"/>
          <w:szCs w:val="24"/>
        </w:rPr>
        <w:t>; see Table S2</w:t>
      </w:r>
      <w:r w:rsidR="006F705A">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6F705A">
        <w:rPr>
          <w:rFonts w:ascii="Times New Roman" w:eastAsia="Times New Roman" w:hAnsi="Times New Roman" w:cs="Times New Roman"/>
          <w:sz w:val="24"/>
          <w:szCs w:val="24"/>
        </w:rPr>
        <w:t xml:space="preserve"> Neither sewage treatment technique (F = 0.649, p = 0.428) nor the interaction between sewage treatment and tourism season (F = 2.085, p = 0.161) were significant predictors of total PPCP concentration</w:t>
      </w:r>
      <w:r w:rsidR="00E260EA">
        <w:rPr>
          <w:rFonts w:ascii="Times New Roman" w:eastAsia="Times New Roman" w:hAnsi="Times New Roman" w:cs="Times New Roman"/>
          <w:sz w:val="24"/>
          <w:szCs w:val="24"/>
        </w:rPr>
        <w:t xml:space="preserve"> (summarized in Table S2)</w:t>
      </w:r>
      <w:r w:rsidR="006F705A">
        <w:rPr>
          <w:rFonts w:ascii="Times New Roman" w:eastAsia="Times New Roman" w:hAnsi="Times New Roman" w:cs="Times New Roman"/>
          <w:sz w:val="24"/>
          <w:szCs w:val="24"/>
        </w:rPr>
        <w:t>.</w:t>
      </w:r>
      <w:r w:rsidR="001F38E1">
        <w:rPr>
          <w:rFonts w:ascii="Times New Roman" w:eastAsia="Times New Roman" w:hAnsi="Times New Roman" w:cs="Times New Roman"/>
          <w:sz w:val="24"/>
          <w:szCs w:val="24"/>
        </w:rPr>
        <w:t xml:space="preserve"> </w:t>
      </w:r>
    </w:p>
    <w:p w14:paraId="72B5F4D6" w14:textId="77777777" w:rsidR="00A7754D" w:rsidRDefault="00A7754D">
      <w:pPr>
        <w:widowControl w:val="0"/>
        <w:spacing w:line="240" w:lineRule="auto"/>
        <w:rPr>
          <w:rFonts w:ascii="Times New Roman" w:eastAsia="Times New Roman" w:hAnsi="Times New Roman" w:cs="Times New Roman"/>
          <w:i/>
          <w:sz w:val="24"/>
          <w:szCs w:val="24"/>
        </w:rPr>
      </w:pPr>
    </w:p>
    <w:p w14:paraId="497EA2B0"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Periphyton Community Composition</w:t>
      </w:r>
    </w:p>
    <w:p w14:paraId="1A3417FA" w14:textId="77777777" w:rsidR="00A7754D" w:rsidRDefault="00A7754D">
      <w:pPr>
        <w:widowControl w:val="0"/>
        <w:spacing w:line="240" w:lineRule="auto"/>
        <w:rPr>
          <w:rFonts w:ascii="Times New Roman" w:eastAsia="Times New Roman" w:hAnsi="Times New Roman" w:cs="Times New Roman"/>
          <w:i/>
          <w:sz w:val="24"/>
          <w:szCs w:val="24"/>
        </w:rPr>
      </w:pPr>
    </w:p>
    <w:p w14:paraId="5B8883B9" w14:textId="6A2304EF"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community composition largely consisted of chlorophytes, cyanobacteria, and diatoms (Figure </w:t>
      </w:r>
      <w:r w:rsidR="0009123B">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with cyanobacteria </w:t>
      </w:r>
      <w:r w:rsidR="006B1372">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being </w:t>
      </w:r>
      <w:r w:rsidR="006B1372">
        <w:rPr>
          <w:rFonts w:ascii="Times New Roman" w:eastAsia="Times New Roman" w:hAnsi="Times New Roman" w:cs="Times New Roman"/>
          <w:sz w:val="24"/>
          <w:szCs w:val="24"/>
        </w:rPr>
        <w:t>higher</w:t>
      </w:r>
      <w:r>
        <w:rPr>
          <w:rFonts w:ascii="Times New Roman" w:eastAsia="Times New Roman" w:hAnsi="Times New Roman" w:cs="Times New Roman"/>
          <w:sz w:val="24"/>
          <w:szCs w:val="24"/>
        </w:rPr>
        <w:t xml:space="preserve"> at sites with decentralized wastewater treatment</w:t>
      </w:r>
      <w:r w:rsidR="00F131A0">
        <w:rPr>
          <w:rFonts w:ascii="Times New Roman" w:eastAsia="Times New Roman" w:hAnsi="Times New Roman" w:cs="Times New Roman"/>
          <w:sz w:val="24"/>
          <w:szCs w:val="24"/>
        </w:rPr>
        <w:t>.</w:t>
      </w:r>
      <w:r w:rsidR="003844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NMDS</w:t>
      </w:r>
      <w:r w:rsidR="00FA743B">
        <w:rPr>
          <w:rFonts w:ascii="Times New Roman" w:eastAsia="Times New Roman" w:hAnsi="Times New Roman" w:cs="Times New Roman"/>
          <w:sz w:val="24"/>
          <w:szCs w:val="24"/>
        </w:rPr>
        <w:t xml:space="preserve"> suggested</w:t>
      </w:r>
      <w:r>
        <w:rPr>
          <w:rFonts w:ascii="Times New Roman" w:eastAsia="Times New Roman" w:hAnsi="Times New Roman" w:cs="Times New Roman"/>
          <w:sz w:val="24"/>
          <w:szCs w:val="24"/>
        </w:rPr>
        <w:t xml:space="preserve"> </w:t>
      </w:r>
      <w:r w:rsidR="003232C5">
        <w:rPr>
          <w:rFonts w:ascii="Times New Roman" w:eastAsia="Times New Roman" w:hAnsi="Times New Roman" w:cs="Times New Roman"/>
          <w:sz w:val="24"/>
          <w:szCs w:val="24"/>
        </w:rPr>
        <w:t>differentiation of</w:t>
      </w:r>
      <w:r w:rsidR="00AC2758">
        <w:rPr>
          <w:rFonts w:ascii="Times New Roman" w:eastAsia="Times New Roman" w:hAnsi="Times New Roman" w:cs="Times New Roman"/>
          <w:sz w:val="24"/>
          <w:szCs w:val="24"/>
        </w:rPr>
        <w:t xml:space="preserve"> chlorophyte and diatom abundance </w:t>
      </w:r>
      <w:r w:rsidR="00FA743B">
        <w:rPr>
          <w:rFonts w:ascii="Times New Roman" w:eastAsia="Times New Roman" w:hAnsi="Times New Roman" w:cs="Times New Roman"/>
          <w:sz w:val="24"/>
          <w:szCs w:val="24"/>
        </w:rPr>
        <w:t xml:space="preserve">along the horizontal axis that </w:t>
      </w:r>
      <w:r w:rsidR="00AC2758">
        <w:rPr>
          <w:rFonts w:ascii="Times New Roman" w:eastAsia="Times New Roman" w:hAnsi="Times New Roman" w:cs="Times New Roman"/>
          <w:sz w:val="24"/>
          <w:szCs w:val="24"/>
        </w:rPr>
        <w:t>potentially reflect</w:t>
      </w:r>
      <w:r w:rsidR="00FA743B">
        <w:rPr>
          <w:rFonts w:ascii="Times New Roman" w:eastAsia="Times New Roman" w:hAnsi="Times New Roman" w:cs="Times New Roman"/>
          <w:sz w:val="24"/>
          <w:szCs w:val="24"/>
        </w:rPr>
        <w:t>s</w:t>
      </w:r>
      <w:r w:rsidR="00AC2758">
        <w:rPr>
          <w:rFonts w:ascii="Times New Roman" w:eastAsia="Times New Roman" w:hAnsi="Times New Roman" w:cs="Times New Roman"/>
          <w:sz w:val="24"/>
          <w:szCs w:val="24"/>
        </w:rPr>
        <w:t xml:space="preserve"> temporal patterns, such as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w:t>
      </w:r>
      <w:r w:rsidR="004D6578">
        <w:rPr>
          <w:rFonts w:ascii="Times New Roman" w:eastAsia="Times New Roman" w:hAnsi="Times New Roman" w:cs="Times New Roman"/>
          <w:sz w:val="24"/>
          <w:szCs w:val="24"/>
        </w:rPr>
        <w:t xml:space="preserve">and </w:t>
      </w:r>
      <w:r w:rsidR="00AC2758">
        <w:rPr>
          <w:rFonts w:ascii="Times New Roman" w:eastAsia="Times New Roman" w:hAnsi="Times New Roman" w:cs="Times New Roman"/>
          <w:sz w:val="24"/>
          <w:szCs w:val="24"/>
        </w:rPr>
        <w:t xml:space="preserve">community succession. </w:t>
      </w:r>
      <w:r w:rsidR="00FA743B">
        <w:rPr>
          <w:rFonts w:ascii="Times New Roman" w:eastAsia="Times New Roman" w:hAnsi="Times New Roman" w:cs="Times New Roman"/>
          <w:sz w:val="24"/>
          <w:szCs w:val="24"/>
        </w:rPr>
        <w:t xml:space="preserve">In vertical space on the NMDS, </w:t>
      </w:r>
      <w:r w:rsidR="00AC2758">
        <w:rPr>
          <w:rFonts w:ascii="Times New Roman" w:eastAsia="Times New Roman" w:hAnsi="Times New Roman" w:cs="Times New Roman"/>
          <w:sz w:val="24"/>
          <w:szCs w:val="24"/>
        </w:rPr>
        <w:t xml:space="preserve">relative cyanobacteria abundance </w:t>
      </w:r>
      <w:r w:rsidR="00BC4630">
        <w:rPr>
          <w:rFonts w:ascii="Times New Roman" w:eastAsia="Times New Roman" w:hAnsi="Times New Roman" w:cs="Times New Roman"/>
          <w:sz w:val="24"/>
          <w:szCs w:val="24"/>
        </w:rPr>
        <w:t>helped differentiate sites</w:t>
      </w:r>
      <w:r w:rsidR="00D21311">
        <w:rPr>
          <w:rFonts w:ascii="Times New Roman" w:eastAsia="Times New Roman" w:hAnsi="Times New Roman" w:cs="Times New Roman"/>
          <w:sz w:val="24"/>
          <w:szCs w:val="24"/>
        </w:rPr>
        <w:t xml:space="preserve"> as well, potentially</w:t>
      </w:r>
      <w:r w:rsidR="00AC2758">
        <w:rPr>
          <w:rFonts w:ascii="Times New Roman" w:eastAsia="Times New Roman" w:hAnsi="Times New Roman" w:cs="Times New Roman"/>
          <w:sz w:val="24"/>
          <w:szCs w:val="24"/>
        </w:rPr>
        <w:t xml:space="preserve"> reflect</w:t>
      </w:r>
      <w:r w:rsidR="00D21311">
        <w:rPr>
          <w:rFonts w:ascii="Times New Roman" w:eastAsia="Times New Roman" w:hAnsi="Times New Roman" w:cs="Times New Roman"/>
          <w:sz w:val="24"/>
          <w:szCs w:val="24"/>
        </w:rPr>
        <w:t>ing</w:t>
      </w:r>
      <w:r w:rsidR="00AC27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sewage treatment technique</w:t>
      </w:r>
      <w:r w:rsidR="00AC2758">
        <w:rPr>
          <w:rFonts w:ascii="Times New Roman" w:eastAsia="Times New Roman" w:hAnsi="Times New Roman" w:cs="Times New Roman"/>
          <w:sz w:val="24"/>
          <w:szCs w:val="24"/>
        </w:rPr>
        <w:t>, as sites near centralized sewage treatment tended to cluster</w:t>
      </w:r>
      <w:r w:rsidR="0009123B">
        <w:rPr>
          <w:rFonts w:ascii="Times New Roman" w:eastAsia="Times New Roman" w:hAnsi="Times New Roman" w:cs="Times New Roman"/>
          <w:sz w:val="24"/>
          <w:szCs w:val="24"/>
        </w:rPr>
        <w:t xml:space="preserve"> (Figure 6)</w:t>
      </w:r>
      <w:r w:rsidR="00AC275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2758">
        <w:rPr>
          <w:rFonts w:ascii="Times New Roman" w:eastAsia="Times New Roman" w:hAnsi="Times New Roman" w:cs="Times New Roman"/>
          <w:sz w:val="24"/>
          <w:szCs w:val="24"/>
        </w:rPr>
        <w:t xml:space="preserve">PERMANOVA results, however, suggested that </w:t>
      </w:r>
      <w:r w:rsidR="00E260EA">
        <w:rPr>
          <w:rFonts w:ascii="Times New Roman" w:eastAsia="Times New Roman" w:hAnsi="Times New Roman" w:cs="Times New Roman"/>
          <w:sz w:val="24"/>
          <w:szCs w:val="24"/>
        </w:rPr>
        <w:t xml:space="preserve">groupings based on sewage treatment technique (F = 1.554, p = 0.160) and tourism season (F = 1.930, p = 0.098) </w:t>
      </w:r>
      <w:r w:rsidR="00AC2758">
        <w:rPr>
          <w:rFonts w:ascii="Times New Roman" w:eastAsia="Times New Roman" w:hAnsi="Times New Roman" w:cs="Times New Roman"/>
          <w:sz w:val="24"/>
          <w:szCs w:val="24"/>
        </w:rPr>
        <w:t xml:space="preserve">were </w:t>
      </w:r>
      <w:r w:rsidR="00E260EA">
        <w:rPr>
          <w:rFonts w:ascii="Times New Roman" w:eastAsia="Times New Roman" w:hAnsi="Times New Roman" w:cs="Times New Roman"/>
          <w:sz w:val="24"/>
          <w:szCs w:val="24"/>
        </w:rPr>
        <w:t xml:space="preserve">not </w:t>
      </w:r>
      <w:r w:rsidR="00F131A0">
        <w:rPr>
          <w:rFonts w:ascii="Times New Roman" w:eastAsia="Times New Roman" w:hAnsi="Times New Roman" w:cs="Times New Roman"/>
          <w:sz w:val="24"/>
          <w:szCs w:val="24"/>
        </w:rPr>
        <w:t xml:space="preserve">statistically </w:t>
      </w:r>
      <w:r w:rsidR="00741A26">
        <w:rPr>
          <w:rFonts w:ascii="Times New Roman" w:eastAsia="Times New Roman" w:hAnsi="Times New Roman" w:cs="Times New Roman"/>
          <w:sz w:val="24"/>
          <w:szCs w:val="24"/>
        </w:rPr>
        <w:t>different</w:t>
      </w:r>
      <w:r w:rsidR="00E91A91">
        <w:rPr>
          <w:rFonts w:ascii="Times New Roman" w:eastAsia="Times New Roman" w:hAnsi="Times New Roman" w:cs="Times New Roman"/>
          <w:sz w:val="24"/>
          <w:szCs w:val="24"/>
        </w:rPr>
        <w:t xml:space="preserve"> (</w:t>
      </w:r>
      <w:r w:rsidR="00E260EA">
        <w:rPr>
          <w:rFonts w:ascii="Times New Roman" w:eastAsia="Times New Roman" w:hAnsi="Times New Roman" w:cs="Times New Roman"/>
          <w:sz w:val="24"/>
          <w:szCs w:val="24"/>
        </w:rPr>
        <w:t xml:space="preserve">summarized in </w:t>
      </w:r>
      <w:r w:rsidR="00E91A91">
        <w:rPr>
          <w:rFonts w:ascii="Times New Roman" w:eastAsia="Times New Roman" w:hAnsi="Times New Roman" w:cs="Times New Roman"/>
          <w:sz w:val="24"/>
          <w:szCs w:val="24"/>
        </w:rPr>
        <w:t xml:space="preserve">Table </w:t>
      </w:r>
      <w:r w:rsidR="00F37674">
        <w:rPr>
          <w:rFonts w:ascii="Times New Roman" w:eastAsia="Times New Roman" w:hAnsi="Times New Roman" w:cs="Times New Roman"/>
          <w:sz w:val="24"/>
          <w:szCs w:val="24"/>
        </w:rPr>
        <w:t>S</w:t>
      </w:r>
      <w:r w:rsidR="00E260EA">
        <w:rPr>
          <w:rFonts w:ascii="Times New Roman" w:eastAsia="Times New Roman" w:hAnsi="Times New Roman" w:cs="Times New Roman"/>
          <w:sz w:val="24"/>
          <w:szCs w:val="24"/>
        </w:rPr>
        <w:t>3</w:t>
      </w:r>
      <w:r w:rsidR="00E91A91">
        <w:rPr>
          <w:rFonts w:ascii="Times New Roman" w:eastAsia="Times New Roman" w:hAnsi="Times New Roman" w:cs="Times New Roman"/>
          <w:sz w:val="24"/>
          <w:szCs w:val="24"/>
        </w:rPr>
        <w:t>)</w:t>
      </w:r>
      <w:r w:rsidR="00AC2758">
        <w:rPr>
          <w:rFonts w:ascii="Times New Roman" w:eastAsia="Times New Roman" w:hAnsi="Times New Roman" w:cs="Times New Roman"/>
          <w:sz w:val="24"/>
          <w:szCs w:val="24"/>
        </w:rPr>
        <w:t>.</w:t>
      </w:r>
    </w:p>
    <w:p w14:paraId="1F322900" w14:textId="77777777" w:rsidR="00A7754D" w:rsidRDefault="00A7754D">
      <w:pPr>
        <w:widowControl w:val="0"/>
        <w:spacing w:line="240" w:lineRule="auto"/>
        <w:rPr>
          <w:rFonts w:ascii="Times New Roman" w:eastAsia="Times New Roman" w:hAnsi="Times New Roman" w:cs="Times New Roman"/>
          <w:i/>
          <w:sz w:val="24"/>
          <w:szCs w:val="24"/>
        </w:rPr>
      </w:pPr>
    </w:p>
    <w:p w14:paraId="625BA1D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Periphyton Stoichiometry</w:t>
      </w:r>
    </w:p>
    <w:p w14:paraId="705CA1D3" w14:textId="77777777" w:rsidR="00A7754D" w:rsidRDefault="00A7754D">
      <w:pPr>
        <w:widowControl w:val="0"/>
        <w:spacing w:line="240" w:lineRule="auto"/>
        <w:rPr>
          <w:rFonts w:ascii="Times New Roman" w:eastAsia="Times New Roman" w:hAnsi="Times New Roman" w:cs="Times New Roman"/>
          <w:sz w:val="24"/>
          <w:szCs w:val="24"/>
        </w:rPr>
      </w:pPr>
    </w:p>
    <w:p w14:paraId="2CB90AFF" w14:textId="752E505B"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C:P, and N:P molar ratios varied widely across sites and timepoints. Most values </w:t>
      </w:r>
      <w:r w:rsidR="002E0334">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above </w:t>
      </w:r>
      <w:r w:rsidR="00384447">
        <w:rPr>
          <w:rFonts w:ascii="Times New Roman" w:eastAsia="Times New Roman" w:hAnsi="Times New Roman" w:cs="Times New Roman"/>
          <w:sz w:val="24"/>
          <w:szCs w:val="24"/>
        </w:rPr>
        <w:t>stoichiometr</w:t>
      </w:r>
      <w:r w:rsidR="005B54D7">
        <w:rPr>
          <w:rFonts w:ascii="Times New Roman" w:eastAsia="Times New Roman" w:hAnsi="Times New Roman" w:cs="Times New Roman"/>
          <w:sz w:val="24"/>
          <w:szCs w:val="24"/>
        </w:rPr>
        <w:t>ic</w:t>
      </w:r>
      <w:r w:rsidR="00384447">
        <w:rPr>
          <w:rFonts w:ascii="Times New Roman" w:eastAsia="Times New Roman" w:hAnsi="Times New Roman" w:cs="Times New Roman"/>
          <w:sz w:val="24"/>
          <w:szCs w:val="24"/>
        </w:rPr>
        <w:t xml:space="preserve"> ratios </w:t>
      </w:r>
      <w:r w:rsidR="005B54D7">
        <w:rPr>
          <w:rFonts w:ascii="Times New Roman" w:eastAsia="Times New Roman" w:hAnsi="Times New Roman" w:cs="Times New Roman"/>
          <w:sz w:val="24"/>
          <w:szCs w:val="24"/>
        </w:rPr>
        <w:t xml:space="preserve">for sustained periphyton growth </w:t>
      </w:r>
      <w:r w:rsidR="00384447">
        <w:rPr>
          <w:rFonts w:ascii="Times New Roman" w:eastAsia="Times New Roman" w:hAnsi="Times New Roman" w:cs="Times New Roman"/>
          <w:sz w:val="24"/>
          <w:szCs w:val="24"/>
        </w:rPr>
        <w:fldChar w:fldCharType="begin"/>
      </w:r>
      <w:r w:rsidR="00976B05">
        <w:rPr>
          <w:rFonts w:ascii="Times New Roman" w:eastAsia="Times New Roman" w:hAnsi="Times New Roman" w:cs="Times New Roman"/>
          <w:sz w:val="24"/>
          <w:szCs w:val="24"/>
        </w:rPr>
        <w:instrText xml:space="preserve"> ADDIN ZOTERO_ITEM CSL_CITATION {"citationID":"4ImkuPYo","properties":{"formattedCitation":"(Hillebrand and Sommer 1999)","plainCitation":"(Hillebrand and Sommer 1999)","dontUpdate":true,"noteIndex":0},"citationItems":[{"id":4676,"uris":["http://zotero.org/users/2645460/items/S65PWPMA"],"uri":["http://zotero.org/users/2645460/items/S65PWPMA"],"itemData":{"id":4676,"type":"article-journal","abstract":"Cellular nutrient ratios are often applied as indicators of nutrient limitation in phytoplankton studies, especially the so-called Redfield ratio. For periphyton, similar data are scarce. We investigated the changes in cellular C:N:P stoichiometry of benthic microalgae in response to different levels and types of nutrient limitation and a variety of abiotic conditions in laboratory experiments with natural inocula. C:N ratios increased with decreasing growth rate, irrespective of the limiting nutrient. At the highest growth rates, the C:N ratio ranged uniformly around 7.5. N:P ratios &lt;13 indicated N limitation, while N:P ratios &gt;22 indicated P limitation. Under P limitation, the C:P ratios increased at low growth rate and varied around 130 at highest growth rates. For a medium with balanced supply of N and P, an optimal stoichiometric ratio of C:N:P = 119:17:1 could be deduced for benthic microalgae, which is slightly higher than the Redfield ratio (106:16:1) considered typical for optimally growing phytoplankton. The optimal ratio was stable against changes in abiotic conditions. In conclusion, cellular nutrient ratios are proposed as an indicator for nutrient status in periphyton.","container-title":"Limnology and Oceanography","DOI":"10.4319/lo.1999.44.2.0440","ISSN":"1939-5590","issue":"2","language":"en","page":"440-446","source":"Wiley Online Library","title":"The nutrient stoichiometry of benthic microalgal growth: Redfield proportions are optimal","title-short":"The nutrient stoichiometry of benthic microalgal growth","volume":"44","author":[{"family":"Hillebrand","given":"Helmut"},{"family":"Sommer","given":"Ulrich"}],"issued":{"date-parts":[["1999"]]}}}],"schema":"https://github.com/citation-style-language/schema/raw/master/csl-citation.json"} </w:instrText>
      </w:r>
      <w:r w:rsidR="00384447">
        <w:rPr>
          <w:rFonts w:ascii="Times New Roman" w:eastAsia="Times New Roman" w:hAnsi="Times New Roman" w:cs="Times New Roman"/>
          <w:sz w:val="24"/>
          <w:szCs w:val="24"/>
        </w:rPr>
        <w:fldChar w:fldCharType="separate"/>
      </w:r>
      <w:r w:rsidR="00384447" w:rsidRPr="00384447">
        <w:rPr>
          <w:rFonts w:ascii="Times New Roman" w:hAnsi="Times New Roman" w:cs="Times New Roman"/>
          <w:sz w:val="24"/>
        </w:rPr>
        <w:t>(</w:t>
      </w:r>
      <w:r w:rsidR="005B54D7">
        <w:rPr>
          <w:rFonts w:ascii="Times New Roman" w:hAnsi="Times New Roman" w:cs="Times New Roman"/>
          <w:sz w:val="24"/>
        </w:rPr>
        <w:t xml:space="preserve">119:17:1; </w:t>
      </w:r>
      <w:r w:rsidR="00384447" w:rsidRPr="00384447">
        <w:rPr>
          <w:rFonts w:ascii="Times New Roman" w:hAnsi="Times New Roman" w:cs="Times New Roman"/>
          <w:sz w:val="24"/>
        </w:rPr>
        <w:t>Hillebrand and Sommer 1999)</w:t>
      </w:r>
      <w:r w:rsidR="0038444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505A4">
        <w:rPr>
          <w:rFonts w:ascii="Times New Roman" w:eastAsia="Times New Roman" w:hAnsi="Times New Roman" w:cs="Times New Roman"/>
          <w:sz w:val="24"/>
          <w:szCs w:val="24"/>
        </w:rPr>
        <w:t xml:space="preserve">Neither </w:t>
      </w:r>
      <w:r>
        <w:rPr>
          <w:rFonts w:ascii="Times New Roman" w:eastAsia="Times New Roman" w:hAnsi="Times New Roman" w:cs="Times New Roman"/>
          <w:sz w:val="24"/>
          <w:szCs w:val="24"/>
        </w:rPr>
        <w:t xml:space="preserve">C:P </w:t>
      </w:r>
      <w:r w:rsidR="005505A4">
        <w:rPr>
          <w:rFonts w:ascii="Times New Roman" w:eastAsia="Times New Roman" w:hAnsi="Times New Roman" w:cs="Times New Roman"/>
          <w:sz w:val="24"/>
          <w:szCs w:val="24"/>
        </w:rPr>
        <w:t xml:space="preserve">nor </w:t>
      </w:r>
      <w:r>
        <w:rPr>
          <w:rFonts w:ascii="Times New Roman" w:eastAsia="Times New Roman" w:hAnsi="Times New Roman" w:cs="Times New Roman"/>
          <w:sz w:val="24"/>
          <w:szCs w:val="24"/>
        </w:rPr>
        <w:t>N:P ratios differ</w:t>
      </w:r>
      <w:r w:rsidR="005505A4">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based on sewage treatment technique</w:t>
      </w:r>
      <w:r w:rsidR="006044F7">
        <w:rPr>
          <w:rFonts w:ascii="Times New Roman" w:eastAsia="Times New Roman" w:hAnsi="Times New Roman" w:cs="Times New Roman"/>
          <w:sz w:val="24"/>
          <w:szCs w:val="24"/>
        </w:rPr>
        <w:t xml:space="preserve">, </w:t>
      </w:r>
      <w:r w:rsidR="00E627DF">
        <w:rPr>
          <w:rFonts w:ascii="Times New Roman" w:eastAsia="Times New Roman" w:hAnsi="Times New Roman" w:cs="Times New Roman"/>
          <w:sz w:val="24"/>
          <w:szCs w:val="24"/>
        </w:rPr>
        <w:t>tourism season</w:t>
      </w:r>
      <w:r w:rsidR="006044F7">
        <w:rPr>
          <w:rFonts w:ascii="Times New Roman" w:eastAsia="Times New Roman" w:hAnsi="Times New Roman" w:cs="Times New Roman"/>
          <w:sz w:val="24"/>
          <w:szCs w:val="24"/>
        </w:rPr>
        <w:t>, or interactions between tourism season and sewage treatment technique</w:t>
      </w:r>
      <w:r w:rsidR="00FA3EF4">
        <w:rPr>
          <w:rFonts w:ascii="Times New Roman" w:eastAsia="Times New Roman" w:hAnsi="Times New Roman" w:cs="Times New Roman"/>
          <w:sz w:val="24"/>
          <w:szCs w:val="24"/>
        </w:rPr>
        <w:t xml:space="preserve"> (Figure 7B, 7C</w:t>
      </w:r>
      <w:r w:rsidR="00D537D7">
        <w:rPr>
          <w:rFonts w:ascii="Times New Roman" w:eastAsia="Times New Roman" w:hAnsi="Times New Roman" w:cs="Times New Roman"/>
          <w:sz w:val="24"/>
          <w:szCs w:val="24"/>
        </w:rPr>
        <w:t xml:space="preserve">; </w:t>
      </w:r>
      <w:r w:rsidR="006044F7">
        <w:rPr>
          <w:rFonts w:ascii="Times New Roman" w:eastAsia="Times New Roman" w:hAnsi="Times New Roman" w:cs="Times New Roman"/>
          <w:sz w:val="24"/>
          <w:szCs w:val="24"/>
        </w:rPr>
        <w:t xml:space="preserve">summarized in </w:t>
      </w:r>
      <w:r w:rsidR="002377DB">
        <w:rPr>
          <w:rFonts w:ascii="Times New Roman" w:eastAsia="Times New Roman" w:hAnsi="Times New Roman" w:cs="Times New Roman"/>
          <w:sz w:val="24"/>
          <w:szCs w:val="24"/>
        </w:rPr>
        <w:t>T</w:t>
      </w:r>
      <w:r w:rsidR="006044F7">
        <w:rPr>
          <w:rFonts w:ascii="Times New Roman" w:eastAsia="Times New Roman" w:hAnsi="Times New Roman" w:cs="Times New Roman"/>
          <w:sz w:val="24"/>
          <w:szCs w:val="24"/>
        </w:rPr>
        <w:t>able S4</w:t>
      </w:r>
      <w:r w:rsidR="00FA3E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commentRangeStart w:id="27"/>
      <w:r>
        <w:rPr>
          <w:rFonts w:ascii="Times New Roman" w:eastAsia="Times New Roman" w:hAnsi="Times New Roman" w:cs="Times New Roman"/>
          <w:sz w:val="24"/>
          <w:szCs w:val="24"/>
        </w:rPr>
        <w:t xml:space="preserve">C:N ratios </w:t>
      </w:r>
      <w:r w:rsidR="006044F7">
        <w:rPr>
          <w:rFonts w:ascii="Times New Roman" w:eastAsia="Times New Roman" w:hAnsi="Times New Roman" w:cs="Times New Roman"/>
          <w:sz w:val="24"/>
          <w:szCs w:val="24"/>
        </w:rPr>
        <w:t xml:space="preserve">were significantly lower at </w:t>
      </w:r>
      <w:r>
        <w:rPr>
          <w:rFonts w:ascii="Times New Roman" w:eastAsia="Times New Roman" w:hAnsi="Times New Roman" w:cs="Times New Roman"/>
          <w:sz w:val="24"/>
          <w:szCs w:val="24"/>
        </w:rPr>
        <w:t>sites with centralized wastewater treatment in comparison to decentralized wastewater treatment (</w:t>
      </w:r>
      <w:r w:rsidR="006044F7">
        <w:rPr>
          <w:rFonts w:ascii="Times New Roman" w:eastAsia="Times New Roman" w:hAnsi="Times New Roman" w:cs="Times New Roman"/>
          <w:sz w:val="24"/>
          <w:szCs w:val="24"/>
        </w:rPr>
        <w:t xml:space="preserve">F = 5.830, </w:t>
      </w:r>
      <w:r>
        <w:rPr>
          <w:rFonts w:ascii="Times New Roman" w:eastAsia="Times New Roman" w:hAnsi="Times New Roman" w:cs="Times New Roman"/>
          <w:sz w:val="24"/>
          <w:szCs w:val="24"/>
        </w:rPr>
        <w:t>p = 0.02</w:t>
      </w:r>
      <w:r w:rsidR="00D537D7">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commentRangeEnd w:id="27"/>
      <w:r w:rsidR="00F80878">
        <w:rPr>
          <w:rStyle w:val="CommentReference"/>
        </w:rPr>
        <w:commentReference w:id="27"/>
      </w:r>
      <w:r>
        <w:rPr>
          <w:rFonts w:ascii="Times New Roman" w:eastAsia="Times New Roman" w:hAnsi="Times New Roman" w:cs="Times New Roman"/>
          <w:sz w:val="24"/>
          <w:szCs w:val="24"/>
        </w:rPr>
        <w:t xml:space="preserve">but </w:t>
      </w:r>
      <w:r w:rsidR="00D21311">
        <w:rPr>
          <w:rFonts w:ascii="Times New Roman" w:eastAsia="Times New Roman" w:hAnsi="Times New Roman" w:cs="Times New Roman"/>
          <w:sz w:val="24"/>
          <w:szCs w:val="24"/>
        </w:rPr>
        <w:t>did not differ with</w:t>
      </w:r>
      <w:r>
        <w:rPr>
          <w:rFonts w:ascii="Times New Roman" w:eastAsia="Times New Roman" w:hAnsi="Times New Roman" w:cs="Times New Roman"/>
          <w:sz w:val="24"/>
          <w:szCs w:val="24"/>
        </w:rPr>
        <w:t xml:space="preserve"> </w:t>
      </w:r>
      <w:r w:rsidR="00E627DF">
        <w:rPr>
          <w:rFonts w:ascii="Times New Roman" w:eastAsia="Times New Roman" w:hAnsi="Times New Roman" w:cs="Times New Roman"/>
          <w:sz w:val="24"/>
          <w:szCs w:val="24"/>
        </w:rPr>
        <w:t>tourism season</w:t>
      </w:r>
      <w:r w:rsidR="006044F7">
        <w:rPr>
          <w:rFonts w:ascii="Times New Roman" w:eastAsia="Times New Roman" w:hAnsi="Times New Roman" w:cs="Times New Roman"/>
          <w:sz w:val="24"/>
          <w:szCs w:val="24"/>
        </w:rPr>
        <w:t xml:space="preserve"> (F = 0.015, p = 0.904</w:t>
      </w:r>
      <w:r>
        <w:rPr>
          <w:rFonts w:ascii="Times New Roman" w:eastAsia="Times New Roman" w:hAnsi="Times New Roman" w:cs="Times New Roman"/>
          <w:sz w:val="24"/>
          <w:szCs w:val="24"/>
        </w:rPr>
        <w:t>)</w:t>
      </w:r>
      <w:r w:rsidR="006044F7">
        <w:rPr>
          <w:rFonts w:ascii="Times New Roman" w:eastAsia="Times New Roman" w:hAnsi="Times New Roman" w:cs="Times New Roman"/>
          <w:sz w:val="24"/>
          <w:szCs w:val="24"/>
        </w:rPr>
        <w:t xml:space="preserve"> or interactions between tourism season and sewage treatment technique (F = 0</w:t>
      </w:r>
      <w:r>
        <w:rPr>
          <w:rFonts w:ascii="Times New Roman" w:eastAsia="Times New Roman" w:hAnsi="Times New Roman" w:cs="Times New Roman"/>
          <w:sz w:val="24"/>
          <w:szCs w:val="24"/>
        </w:rPr>
        <w:t>.</w:t>
      </w:r>
      <w:r w:rsidR="006044F7">
        <w:rPr>
          <w:rFonts w:ascii="Times New Roman" w:eastAsia="Times New Roman" w:hAnsi="Times New Roman" w:cs="Times New Roman"/>
          <w:sz w:val="24"/>
          <w:szCs w:val="24"/>
        </w:rPr>
        <w:t xml:space="preserve">051, p = 0.823). </w:t>
      </w:r>
      <w:r w:rsidR="00D537D7">
        <w:rPr>
          <w:rFonts w:ascii="Times New Roman" w:eastAsia="Times New Roman" w:hAnsi="Times New Roman" w:cs="Times New Roman"/>
          <w:sz w:val="24"/>
          <w:szCs w:val="24"/>
        </w:rPr>
        <w:t xml:space="preserve"> </w:t>
      </w:r>
    </w:p>
    <w:p w14:paraId="51E7AF7A" w14:textId="77777777" w:rsidR="00A7754D" w:rsidRDefault="00A7754D">
      <w:pPr>
        <w:widowControl w:val="0"/>
        <w:spacing w:line="240" w:lineRule="auto"/>
        <w:rPr>
          <w:rFonts w:ascii="Times New Roman" w:eastAsia="Times New Roman" w:hAnsi="Times New Roman" w:cs="Times New Roman"/>
          <w:i/>
          <w:sz w:val="24"/>
          <w:szCs w:val="24"/>
        </w:rPr>
      </w:pPr>
    </w:p>
    <w:p w14:paraId="4043C92A"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Periphyton Fatty Acids</w:t>
      </w:r>
    </w:p>
    <w:p w14:paraId="0389350A" w14:textId="77777777" w:rsidR="00A7754D" w:rsidRDefault="00A7754D">
      <w:pPr>
        <w:widowControl w:val="0"/>
        <w:spacing w:line="240" w:lineRule="auto"/>
        <w:rPr>
          <w:rFonts w:ascii="Times New Roman" w:eastAsia="Times New Roman" w:hAnsi="Times New Roman" w:cs="Times New Roman"/>
          <w:sz w:val="24"/>
          <w:szCs w:val="24"/>
        </w:rPr>
      </w:pPr>
    </w:p>
    <w:p w14:paraId="41C47FDF" w14:textId="24D995BC" w:rsidR="00A7754D" w:rsidRDefault="002E033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characterize benthic bacterial communities</w:t>
      </w:r>
      <w:r w:rsidR="003E389B">
        <w:rPr>
          <w:rFonts w:ascii="Times New Roman" w:eastAsia="Times New Roman" w:hAnsi="Times New Roman" w:cs="Times New Roman"/>
          <w:sz w:val="24"/>
          <w:szCs w:val="24"/>
        </w:rPr>
        <w:t xml:space="preserve">, our samples contained 15- and 17-Carbon saturated as well as 15-Carbon branched fatty acids. ANOVA results suggested that relative abundance of branched and odd-chain fatty acids was higher during the tourism season than outside of the tourism </w:t>
      </w:r>
      <w:commentRangeStart w:id="28"/>
      <w:r w:rsidR="003E389B">
        <w:rPr>
          <w:rFonts w:ascii="Times New Roman" w:eastAsia="Times New Roman" w:hAnsi="Times New Roman" w:cs="Times New Roman"/>
          <w:sz w:val="24"/>
          <w:szCs w:val="24"/>
        </w:rPr>
        <w:t xml:space="preserve">season </w:t>
      </w:r>
      <w:commentRangeEnd w:id="28"/>
      <w:r w:rsidR="00F80878">
        <w:rPr>
          <w:rStyle w:val="CommentReference"/>
        </w:rPr>
        <w:commentReference w:id="28"/>
      </w:r>
      <w:r w:rsidR="003E389B">
        <w:rPr>
          <w:rFonts w:ascii="Times New Roman" w:eastAsia="Times New Roman" w:hAnsi="Times New Roman" w:cs="Times New Roman"/>
          <w:sz w:val="24"/>
          <w:szCs w:val="24"/>
        </w:rPr>
        <w:t>(</w:t>
      </w:r>
      <w:r w:rsidR="00F80878">
        <w:rPr>
          <w:rFonts w:ascii="Times New Roman" w:eastAsia="Times New Roman" w:hAnsi="Times New Roman" w:cs="Times New Roman"/>
          <w:sz w:val="24"/>
          <w:szCs w:val="24"/>
        </w:rPr>
        <w:t xml:space="preserve">F = 4.565, </w:t>
      </w:r>
      <w:r w:rsidR="003E389B">
        <w:rPr>
          <w:rFonts w:ascii="Times New Roman" w:eastAsia="Times New Roman" w:hAnsi="Times New Roman" w:cs="Times New Roman"/>
          <w:sz w:val="24"/>
          <w:szCs w:val="24"/>
        </w:rPr>
        <w:t>p = 0.0</w:t>
      </w:r>
      <w:r w:rsidR="00D537D7">
        <w:rPr>
          <w:rFonts w:ascii="Times New Roman" w:eastAsia="Times New Roman" w:hAnsi="Times New Roman" w:cs="Times New Roman"/>
          <w:sz w:val="24"/>
          <w:szCs w:val="24"/>
        </w:rPr>
        <w:t>45</w:t>
      </w:r>
      <w:r w:rsidR="003E389B">
        <w:rPr>
          <w:rFonts w:ascii="Times New Roman" w:eastAsia="Times New Roman" w:hAnsi="Times New Roman" w:cs="Times New Roman"/>
          <w:sz w:val="24"/>
          <w:szCs w:val="24"/>
        </w:rPr>
        <w:t>). There was no</w:t>
      </w:r>
      <w:r w:rsidR="005505A4">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difference in relative branched and odd-chain fatty acids</w:t>
      </w:r>
      <w:r w:rsidR="00190885">
        <w:rPr>
          <w:rFonts w:ascii="Times New Roman" w:eastAsia="Times New Roman" w:hAnsi="Times New Roman" w:cs="Times New Roman"/>
          <w:sz w:val="24"/>
          <w:szCs w:val="24"/>
        </w:rPr>
        <w:t xml:space="preserve"> based on sewage treatment technique (F = 0.307, p = 0.585) or the interaction of sewage treatment technique and tourism season (F = 0.353, p = 0.559)</w:t>
      </w:r>
      <w:r w:rsidR="003E389B">
        <w:rPr>
          <w:rFonts w:ascii="Times New Roman" w:eastAsia="Times New Roman" w:hAnsi="Times New Roman" w:cs="Times New Roman"/>
          <w:sz w:val="24"/>
          <w:szCs w:val="24"/>
        </w:rPr>
        <w:t xml:space="preserve">. </w:t>
      </w:r>
    </w:p>
    <w:p w14:paraId="2A6A738B" w14:textId="77777777" w:rsidR="00A7754D" w:rsidRDefault="00A7754D">
      <w:pPr>
        <w:widowControl w:val="0"/>
        <w:spacing w:line="240" w:lineRule="auto"/>
        <w:rPr>
          <w:rFonts w:ascii="Times New Roman" w:eastAsia="Times New Roman" w:hAnsi="Times New Roman" w:cs="Times New Roman"/>
          <w:sz w:val="24"/>
          <w:szCs w:val="24"/>
        </w:rPr>
      </w:pPr>
    </w:p>
    <w:p w14:paraId="50DF53B1" w14:textId="2A908DAA" w:rsidR="00A7754D" w:rsidRDefault="00FD367D">
      <w:pPr>
        <w:widowControl w:val="0"/>
        <w:spacing w:line="240" w:lineRule="auto"/>
        <w:rPr>
          <w:rFonts w:ascii="Times New Roman" w:eastAsia="Times New Roman" w:hAnsi="Times New Roman" w:cs="Times New Roman"/>
          <w:sz w:val="24"/>
          <w:szCs w:val="24"/>
        </w:rPr>
      </w:pPr>
      <w:r w:rsidRPr="00FD367D">
        <w:rPr>
          <w:rFonts w:ascii="Times New Roman" w:eastAsia="Times New Roman" w:hAnsi="Times New Roman" w:cs="Times New Roman"/>
          <w:sz w:val="24"/>
          <w:szCs w:val="24"/>
        </w:rPr>
        <w:t>Other</w:t>
      </w:r>
      <w:r w:rsidR="003E389B" w:rsidRPr="00FD367D">
        <w:rPr>
          <w:rFonts w:ascii="Times New Roman" w:eastAsia="Times New Roman" w:hAnsi="Times New Roman" w:cs="Times New Roman"/>
          <w:sz w:val="24"/>
          <w:szCs w:val="24"/>
        </w:rPr>
        <w:t xml:space="preserve"> fatty acid</w:t>
      </w:r>
      <w:r w:rsidRPr="00FD367D">
        <w:rPr>
          <w:rFonts w:ascii="Times New Roman" w:eastAsia="Times New Roman" w:hAnsi="Times New Roman" w:cs="Times New Roman"/>
          <w:sz w:val="24"/>
          <w:szCs w:val="24"/>
        </w:rPr>
        <w:t xml:space="preserve"> groups</w:t>
      </w:r>
      <w:r w:rsidR="003E389B" w:rsidRPr="00FD367D">
        <w:rPr>
          <w:rFonts w:ascii="Times New Roman" w:eastAsia="Times New Roman" w:hAnsi="Times New Roman" w:cs="Times New Roman"/>
          <w:sz w:val="24"/>
          <w:szCs w:val="24"/>
        </w:rPr>
        <w:t>, such as saturated (SAFA), monounsaturated (MUFA), and polyunsaturated (PUFA) fatty acids</w:t>
      </w:r>
      <w:r w:rsidR="003E389B">
        <w:rPr>
          <w:rFonts w:ascii="Times New Roman" w:eastAsia="Times New Roman" w:hAnsi="Times New Roman" w:cs="Times New Roman"/>
          <w:sz w:val="24"/>
          <w:szCs w:val="24"/>
        </w:rPr>
        <w:t xml:space="preserve">, </w:t>
      </w:r>
      <w:r w:rsidR="00190885">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varied across sites and timepoints</w:t>
      </w:r>
      <w:r w:rsidR="00190885">
        <w:rPr>
          <w:rFonts w:ascii="Times New Roman" w:eastAsia="Times New Roman" w:hAnsi="Times New Roman" w:cs="Times New Roman"/>
          <w:sz w:val="24"/>
          <w:szCs w:val="24"/>
        </w:rPr>
        <w:t xml:space="preserve"> but not between interactions of sewage treatment and time</w:t>
      </w:r>
      <w:r w:rsidR="002377DB">
        <w:rPr>
          <w:rFonts w:ascii="Times New Roman" w:eastAsia="Times New Roman" w:hAnsi="Times New Roman" w:cs="Times New Roman"/>
          <w:sz w:val="24"/>
          <w:szCs w:val="24"/>
        </w:rPr>
        <w:t xml:space="preserve"> (Figure 8; Table S5)</w:t>
      </w:r>
      <w:r>
        <w:rPr>
          <w:rFonts w:ascii="Times New Roman" w:eastAsia="Times New Roman" w:hAnsi="Times New Roman" w:cs="Times New Roman"/>
          <w:sz w:val="24"/>
          <w:szCs w:val="24"/>
        </w:rPr>
        <w:t>. In particular</w:t>
      </w:r>
      <w:commentRangeStart w:id="29"/>
      <w:r>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PUFAs </w:t>
      </w:r>
      <w:r>
        <w:rPr>
          <w:rFonts w:ascii="Times New Roman" w:eastAsia="Times New Roman" w:hAnsi="Times New Roman" w:cs="Times New Roman"/>
          <w:sz w:val="24"/>
          <w:szCs w:val="24"/>
        </w:rPr>
        <w:t xml:space="preserve">increased in relative abundance </w:t>
      </w:r>
      <w:r w:rsidR="003E389B">
        <w:rPr>
          <w:rFonts w:ascii="Times New Roman" w:eastAsia="Times New Roman" w:hAnsi="Times New Roman" w:cs="Times New Roman"/>
          <w:sz w:val="24"/>
          <w:szCs w:val="24"/>
        </w:rPr>
        <w:t xml:space="preserve">following the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w:t>
      </w:r>
      <w:commentRangeEnd w:id="29"/>
      <w:r w:rsidR="00D140A7">
        <w:rPr>
          <w:rStyle w:val="CommentReference"/>
        </w:rPr>
        <w:commentReference w:id="29"/>
      </w:r>
      <w:r w:rsidR="003E389B">
        <w:rPr>
          <w:rFonts w:ascii="Times New Roman" w:eastAsia="Times New Roman" w:hAnsi="Times New Roman" w:cs="Times New Roman"/>
          <w:sz w:val="24"/>
          <w:szCs w:val="24"/>
        </w:rPr>
        <w:t>(</w:t>
      </w:r>
      <w:r w:rsidR="00190885">
        <w:rPr>
          <w:rFonts w:ascii="Times New Roman" w:eastAsia="Times New Roman" w:hAnsi="Times New Roman" w:cs="Times New Roman"/>
          <w:sz w:val="24"/>
          <w:szCs w:val="24"/>
        </w:rPr>
        <w:t xml:space="preserve">F = 14.470, </w:t>
      </w:r>
      <w:r w:rsidR="003E389B">
        <w:rPr>
          <w:rFonts w:ascii="Times New Roman" w:eastAsia="Times New Roman" w:hAnsi="Times New Roman" w:cs="Times New Roman"/>
          <w:sz w:val="24"/>
          <w:szCs w:val="24"/>
        </w:rPr>
        <w:t xml:space="preserve">p </w:t>
      </w:r>
      <w:r w:rsidR="00480327">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 xml:space="preserve">0.001) but </w:t>
      </w:r>
      <w:r>
        <w:rPr>
          <w:rFonts w:ascii="Times New Roman" w:eastAsia="Times New Roman" w:hAnsi="Times New Roman" w:cs="Times New Roman"/>
          <w:sz w:val="24"/>
          <w:szCs w:val="24"/>
        </w:rPr>
        <w:t xml:space="preserve">did not change </w:t>
      </w:r>
      <w:r w:rsidR="003E389B">
        <w:rPr>
          <w:rFonts w:ascii="Times New Roman" w:eastAsia="Times New Roman" w:hAnsi="Times New Roman" w:cs="Times New Roman"/>
          <w:sz w:val="24"/>
          <w:szCs w:val="24"/>
        </w:rPr>
        <w:t>between types of sewage treatment</w:t>
      </w:r>
      <w:r w:rsidR="00480327">
        <w:rPr>
          <w:rFonts w:ascii="Times New Roman" w:eastAsia="Times New Roman" w:hAnsi="Times New Roman" w:cs="Times New Roman"/>
          <w:sz w:val="24"/>
          <w:szCs w:val="24"/>
        </w:rPr>
        <w:t xml:space="preserve"> (</w:t>
      </w:r>
      <w:r w:rsidR="00190885">
        <w:rPr>
          <w:rFonts w:ascii="Times New Roman" w:eastAsia="Times New Roman" w:hAnsi="Times New Roman" w:cs="Times New Roman"/>
          <w:sz w:val="24"/>
          <w:szCs w:val="24"/>
        </w:rPr>
        <w:t>F = 0.160, p = 0.692</w:t>
      </w:r>
      <w:r w:rsidR="00480327">
        <w:rPr>
          <w:rFonts w:ascii="Times New Roman" w:eastAsia="Times New Roman" w:hAnsi="Times New Roman" w:cs="Times New Roman"/>
          <w:sz w:val="24"/>
          <w:szCs w:val="24"/>
        </w:rPr>
        <w:t>)</w:t>
      </w:r>
      <w:r w:rsidR="00190885">
        <w:rPr>
          <w:rFonts w:ascii="Times New Roman" w:eastAsia="Times New Roman" w:hAnsi="Times New Roman" w:cs="Times New Roman"/>
          <w:sz w:val="24"/>
          <w:szCs w:val="24"/>
        </w:rPr>
        <w:t xml:space="preserve"> or the interaction of sewage treatment and tourism season (F = 0.256, p = 0.617)</w:t>
      </w:r>
      <w:r w:rsidR="003E389B">
        <w:rPr>
          <w:rFonts w:ascii="Times New Roman" w:eastAsia="Times New Roman" w:hAnsi="Times New Roman" w:cs="Times New Roman"/>
          <w:sz w:val="24"/>
          <w:szCs w:val="24"/>
        </w:rPr>
        <w:t xml:space="preserve">. </w:t>
      </w:r>
      <w:r w:rsidR="00480327">
        <w:rPr>
          <w:rFonts w:ascii="Times New Roman" w:eastAsia="Times New Roman" w:hAnsi="Times New Roman" w:cs="Times New Roman"/>
          <w:sz w:val="24"/>
          <w:szCs w:val="24"/>
        </w:rPr>
        <w:t>Likewise, SAFAs decreased following the tourism season (</w:t>
      </w:r>
      <w:r w:rsidR="00190885">
        <w:rPr>
          <w:rFonts w:ascii="Times New Roman" w:eastAsia="Times New Roman" w:hAnsi="Times New Roman" w:cs="Times New Roman"/>
          <w:sz w:val="24"/>
          <w:szCs w:val="24"/>
        </w:rPr>
        <w:t xml:space="preserve">F = 20.529, </w:t>
      </w:r>
      <w:r w:rsidR="00480327">
        <w:rPr>
          <w:rFonts w:ascii="Times New Roman" w:eastAsia="Times New Roman" w:hAnsi="Times New Roman" w:cs="Times New Roman"/>
          <w:sz w:val="24"/>
          <w:szCs w:val="24"/>
        </w:rPr>
        <w:t>p &lt; 0.001) and did not change between types of sewage treatment (</w:t>
      </w:r>
      <w:r w:rsidR="00190885">
        <w:rPr>
          <w:rFonts w:ascii="Times New Roman" w:eastAsia="Times New Roman" w:hAnsi="Times New Roman" w:cs="Times New Roman"/>
          <w:sz w:val="24"/>
          <w:szCs w:val="24"/>
        </w:rPr>
        <w:t>F = 0.070, p = 0.793</w:t>
      </w:r>
      <w:r w:rsidR="00480327">
        <w:rPr>
          <w:rFonts w:ascii="Times New Roman" w:eastAsia="Times New Roman" w:hAnsi="Times New Roman" w:cs="Times New Roman"/>
          <w:sz w:val="24"/>
          <w:szCs w:val="24"/>
        </w:rPr>
        <w:t>)</w:t>
      </w:r>
      <w:r w:rsidR="00190885">
        <w:rPr>
          <w:rFonts w:ascii="Times New Roman" w:eastAsia="Times New Roman" w:hAnsi="Times New Roman" w:cs="Times New Roman"/>
          <w:sz w:val="24"/>
          <w:szCs w:val="24"/>
        </w:rPr>
        <w:t xml:space="preserve"> or interactions of sewage treatment </w:t>
      </w:r>
      <w:r w:rsidR="004D1B55">
        <w:rPr>
          <w:rFonts w:ascii="Times New Roman" w:eastAsia="Times New Roman" w:hAnsi="Times New Roman" w:cs="Times New Roman"/>
          <w:sz w:val="24"/>
          <w:szCs w:val="24"/>
        </w:rPr>
        <w:t xml:space="preserve">and tourism season </w:t>
      </w:r>
      <w:r w:rsidR="004D1B55">
        <w:rPr>
          <w:rFonts w:ascii="Times New Roman" w:eastAsia="Times New Roman" w:hAnsi="Times New Roman" w:cs="Times New Roman"/>
          <w:sz w:val="24"/>
          <w:szCs w:val="24"/>
        </w:rPr>
        <w:t xml:space="preserve">(F = </w:t>
      </w:r>
      <w:r w:rsidR="004D1B55">
        <w:rPr>
          <w:rFonts w:ascii="Times New Roman" w:eastAsia="Times New Roman" w:hAnsi="Times New Roman" w:cs="Times New Roman"/>
          <w:sz w:val="24"/>
          <w:szCs w:val="24"/>
        </w:rPr>
        <w:t>1.618</w:t>
      </w:r>
      <w:r w:rsidR="004D1B55">
        <w:rPr>
          <w:rFonts w:ascii="Times New Roman" w:eastAsia="Times New Roman" w:hAnsi="Times New Roman" w:cs="Times New Roman"/>
          <w:sz w:val="24"/>
          <w:szCs w:val="24"/>
        </w:rPr>
        <w:t>, p = 0.</w:t>
      </w:r>
      <w:r w:rsidR="004D1B55">
        <w:rPr>
          <w:rFonts w:ascii="Times New Roman" w:eastAsia="Times New Roman" w:hAnsi="Times New Roman" w:cs="Times New Roman"/>
          <w:sz w:val="24"/>
          <w:szCs w:val="24"/>
        </w:rPr>
        <w:t>214</w:t>
      </w:r>
      <w:r w:rsidR="004D1B55">
        <w:rPr>
          <w:rFonts w:ascii="Times New Roman" w:eastAsia="Times New Roman" w:hAnsi="Times New Roman" w:cs="Times New Roman"/>
          <w:sz w:val="24"/>
          <w:szCs w:val="24"/>
        </w:rPr>
        <w:t>)</w:t>
      </w:r>
      <w:r w:rsidR="00480327">
        <w:rPr>
          <w:rFonts w:ascii="Times New Roman" w:eastAsia="Times New Roman" w:hAnsi="Times New Roman" w:cs="Times New Roman"/>
          <w:sz w:val="24"/>
          <w:szCs w:val="24"/>
        </w:rPr>
        <w:t xml:space="preserve">. MUFAs remained consistent across sewage treatment types </w:t>
      </w:r>
      <w:r w:rsidR="004D1B55">
        <w:rPr>
          <w:rFonts w:ascii="Times New Roman" w:eastAsia="Times New Roman" w:hAnsi="Times New Roman" w:cs="Times New Roman"/>
          <w:sz w:val="24"/>
          <w:szCs w:val="24"/>
        </w:rPr>
        <w:t xml:space="preserve">(F = </w:t>
      </w:r>
      <w:r w:rsidR="004D1B55" w:rsidRPr="004D1B55">
        <w:rPr>
          <w:rFonts w:ascii="Times New Roman" w:eastAsia="Times New Roman" w:hAnsi="Times New Roman" w:cs="Times New Roman"/>
          <w:sz w:val="24"/>
          <w:szCs w:val="24"/>
        </w:rPr>
        <w:t>0.04</w:t>
      </w:r>
      <w:r w:rsidR="004D1B55">
        <w:rPr>
          <w:rFonts w:ascii="Times New Roman" w:eastAsia="Times New Roman" w:hAnsi="Times New Roman" w:cs="Times New Roman"/>
          <w:sz w:val="24"/>
          <w:szCs w:val="24"/>
        </w:rPr>
        <w:t>6,</w:t>
      </w:r>
      <w:r w:rsidR="004D1B55" w:rsidRPr="004D1B55">
        <w:rPr>
          <w:rFonts w:ascii="Times New Roman" w:eastAsia="Times New Roman" w:hAnsi="Times New Roman" w:cs="Times New Roman"/>
          <w:sz w:val="24"/>
          <w:szCs w:val="24"/>
        </w:rPr>
        <w:t xml:space="preserve"> </w:t>
      </w:r>
      <w:r w:rsidR="004D1B55">
        <w:rPr>
          <w:rFonts w:ascii="Times New Roman" w:eastAsia="Times New Roman" w:hAnsi="Times New Roman" w:cs="Times New Roman"/>
          <w:sz w:val="24"/>
          <w:szCs w:val="24"/>
        </w:rPr>
        <w:t xml:space="preserve">p = </w:t>
      </w:r>
      <w:r w:rsidR="004D1B55" w:rsidRPr="004D1B55">
        <w:rPr>
          <w:rFonts w:ascii="Times New Roman" w:eastAsia="Times New Roman" w:hAnsi="Times New Roman" w:cs="Times New Roman"/>
          <w:sz w:val="24"/>
          <w:szCs w:val="24"/>
        </w:rPr>
        <w:t>0.83</w:t>
      </w:r>
      <w:r w:rsidR="004D1B55">
        <w:rPr>
          <w:rFonts w:ascii="Times New Roman" w:eastAsia="Times New Roman" w:hAnsi="Times New Roman" w:cs="Times New Roman"/>
          <w:sz w:val="24"/>
          <w:szCs w:val="24"/>
        </w:rPr>
        <w:t xml:space="preserve">2), </w:t>
      </w:r>
      <w:r w:rsidR="00480327">
        <w:rPr>
          <w:rFonts w:ascii="Times New Roman" w:eastAsia="Times New Roman" w:hAnsi="Times New Roman" w:cs="Times New Roman"/>
          <w:sz w:val="24"/>
          <w:szCs w:val="24"/>
        </w:rPr>
        <w:t>throughout the tourist season</w:t>
      </w:r>
      <w:r w:rsidR="004D1B55">
        <w:rPr>
          <w:rFonts w:ascii="Times New Roman" w:eastAsia="Times New Roman" w:hAnsi="Times New Roman" w:cs="Times New Roman"/>
          <w:sz w:val="24"/>
          <w:szCs w:val="24"/>
        </w:rPr>
        <w:t xml:space="preserve"> </w:t>
      </w:r>
      <w:r w:rsidR="004D1B55">
        <w:rPr>
          <w:rFonts w:ascii="Times New Roman" w:eastAsia="Times New Roman" w:hAnsi="Times New Roman" w:cs="Times New Roman"/>
          <w:sz w:val="24"/>
          <w:szCs w:val="24"/>
        </w:rPr>
        <w:t xml:space="preserve">(F = </w:t>
      </w:r>
      <w:r w:rsidR="004D1B55">
        <w:rPr>
          <w:rFonts w:ascii="Times New Roman" w:eastAsia="Times New Roman" w:hAnsi="Times New Roman" w:cs="Times New Roman"/>
          <w:sz w:val="24"/>
          <w:szCs w:val="24"/>
        </w:rPr>
        <w:t>1.016</w:t>
      </w:r>
      <w:r w:rsidR="004D1B55">
        <w:rPr>
          <w:rFonts w:ascii="Times New Roman" w:eastAsia="Times New Roman" w:hAnsi="Times New Roman" w:cs="Times New Roman"/>
          <w:sz w:val="24"/>
          <w:szCs w:val="24"/>
        </w:rPr>
        <w:t>,</w:t>
      </w:r>
      <w:r w:rsidR="004D1B55" w:rsidRPr="004D1B55">
        <w:rPr>
          <w:rFonts w:ascii="Times New Roman" w:eastAsia="Times New Roman" w:hAnsi="Times New Roman" w:cs="Times New Roman"/>
          <w:sz w:val="24"/>
          <w:szCs w:val="24"/>
        </w:rPr>
        <w:t xml:space="preserve"> </w:t>
      </w:r>
      <w:r w:rsidR="004D1B55">
        <w:rPr>
          <w:rFonts w:ascii="Times New Roman" w:eastAsia="Times New Roman" w:hAnsi="Times New Roman" w:cs="Times New Roman"/>
          <w:sz w:val="24"/>
          <w:szCs w:val="24"/>
        </w:rPr>
        <w:t xml:space="preserve">p = </w:t>
      </w:r>
      <w:r w:rsidR="004D1B55" w:rsidRPr="004D1B55">
        <w:rPr>
          <w:rFonts w:ascii="Times New Roman" w:eastAsia="Times New Roman" w:hAnsi="Times New Roman" w:cs="Times New Roman"/>
          <w:sz w:val="24"/>
          <w:szCs w:val="24"/>
        </w:rPr>
        <w:t>0.</w:t>
      </w:r>
      <w:r w:rsidR="004D1B55">
        <w:rPr>
          <w:rFonts w:ascii="Times New Roman" w:eastAsia="Times New Roman" w:hAnsi="Times New Roman" w:cs="Times New Roman"/>
          <w:sz w:val="24"/>
          <w:szCs w:val="24"/>
        </w:rPr>
        <w:t>322</w:t>
      </w:r>
      <w:r w:rsidR="004D1B55">
        <w:rPr>
          <w:rFonts w:ascii="Times New Roman" w:eastAsia="Times New Roman" w:hAnsi="Times New Roman" w:cs="Times New Roman"/>
          <w:sz w:val="24"/>
          <w:szCs w:val="24"/>
        </w:rPr>
        <w:t>)</w:t>
      </w:r>
      <w:r w:rsidR="004D1B55">
        <w:rPr>
          <w:rFonts w:ascii="Times New Roman" w:eastAsia="Times New Roman" w:hAnsi="Times New Roman" w:cs="Times New Roman"/>
          <w:sz w:val="24"/>
          <w:szCs w:val="24"/>
        </w:rPr>
        <w:t xml:space="preserve">, and between interactions of sewage treatment and tourism season </w:t>
      </w:r>
      <w:r w:rsidR="004D1B55">
        <w:rPr>
          <w:rFonts w:ascii="Times New Roman" w:eastAsia="Times New Roman" w:hAnsi="Times New Roman" w:cs="Times New Roman"/>
          <w:sz w:val="24"/>
          <w:szCs w:val="24"/>
        </w:rPr>
        <w:t xml:space="preserve">(F = </w:t>
      </w:r>
      <w:r w:rsidR="004D1B55">
        <w:rPr>
          <w:rFonts w:ascii="Times New Roman" w:eastAsia="Times New Roman" w:hAnsi="Times New Roman" w:cs="Times New Roman"/>
          <w:sz w:val="24"/>
          <w:szCs w:val="24"/>
        </w:rPr>
        <w:t>0.249</w:t>
      </w:r>
      <w:r w:rsidR="004D1B55">
        <w:rPr>
          <w:rFonts w:ascii="Times New Roman" w:eastAsia="Times New Roman" w:hAnsi="Times New Roman" w:cs="Times New Roman"/>
          <w:sz w:val="24"/>
          <w:szCs w:val="24"/>
        </w:rPr>
        <w:t>,</w:t>
      </w:r>
      <w:r w:rsidR="004D1B55" w:rsidRPr="004D1B55">
        <w:rPr>
          <w:rFonts w:ascii="Times New Roman" w:eastAsia="Times New Roman" w:hAnsi="Times New Roman" w:cs="Times New Roman"/>
          <w:sz w:val="24"/>
          <w:szCs w:val="24"/>
        </w:rPr>
        <w:t xml:space="preserve"> </w:t>
      </w:r>
      <w:r w:rsidR="004D1B55">
        <w:rPr>
          <w:rFonts w:ascii="Times New Roman" w:eastAsia="Times New Roman" w:hAnsi="Times New Roman" w:cs="Times New Roman"/>
          <w:sz w:val="24"/>
          <w:szCs w:val="24"/>
        </w:rPr>
        <w:t xml:space="preserve">p = </w:t>
      </w:r>
      <w:r w:rsidR="004D1B55" w:rsidRPr="004D1B55">
        <w:rPr>
          <w:rFonts w:ascii="Times New Roman" w:eastAsia="Times New Roman" w:hAnsi="Times New Roman" w:cs="Times New Roman"/>
          <w:sz w:val="24"/>
          <w:szCs w:val="24"/>
        </w:rPr>
        <w:t>0.</w:t>
      </w:r>
      <w:r w:rsidR="004D1B55">
        <w:rPr>
          <w:rFonts w:ascii="Times New Roman" w:eastAsia="Times New Roman" w:hAnsi="Times New Roman" w:cs="Times New Roman"/>
          <w:sz w:val="24"/>
          <w:szCs w:val="24"/>
        </w:rPr>
        <w:t>622</w:t>
      </w:r>
      <w:r w:rsidR="004D1B55">
        <w:rPr>
          <w:rFonts w:ascii="Times New Roman" w:eastAsia="Times New Roman" w:hAnsi="Times New Roman" w:cs="Times New Roman"/>
          <w:sz w:val="24"/>
          <w:szCs w:val="24"/>
        </w:rPr>
        <w:t>)</w:t>
      </w:r>
      <w:r w:rsidR="00480327">
        <w:rPr>
          <w:rFonts w:ascii="Times New Roman" w:eastAsia="Times New Roman" w:hAnsi="Times New Roman" w:cs="Times New Roman"/>
          <w:sz w:val="24"/>
          <w:szCs w:val="24"/>
        </w:rPr>
        <w:t xml:space="preserve">. </w:t>
      </w:r>
    </w:p>
    <w:p w14:paraId="229A8FFC" w14:textId="77777777" w:rsidR="00A7754D" w:rsidRDefault="00A7754D">
      <w:pPr>
        <w:widowControl w:val="0"/>
        <w:spacing w:line="240" w:lineRule="auto"/>
        <w:rPr>
          <w:rFonts w:ascii="Times New Roman" w:eastAsia="Times New Roman" w:hAnsi="Times New Roman" w:cs="Times New Roman"/>
          <w:sz w:val="24"/>
          <w:szCs w:val="24"/>
        </w:rPr>
      </w:pPr>
    </w:p>
    <w:p w14:paraId="1E92727E" w14:textId="1EDA9903" w:rsidR="00A7754D" w:rsidRDefault="00FD367D">
      <w:pPr>
        <w:widowControl w:val="0"/>
        <w:spacing w:line="240" w:lineRule="auto"/>
        <w:rPr>
          <w:rFonts w:ascii="Times New Roman" w:eastAsia="Times New Roman" w:hAnsi="Times New Roman" w:cs="Times New Roman"/>
          <w:sz w:val="24"/>
          <w:szCs w:val="24"/>
        </w:rPr>
      </w:pPr>
      <w:r w:rsidRPr="00FD367D">
        <w:rPr>
          <w:rFonts w:ascii="Times New Roman" w:eastAsia="Times New Roman" w:hAnsi="Times New Roman" w:cs="Times New Roman"/>
          <w:sz w:val="24"/>
          <w:szCs w:val="24"/>
        </w:rPr>
        <w:t>Deviations in PUFA abundance were largely driven by changes in</w:t>
      </w:r>
      <w:r w:rsidR="003E389B" w:rsidRPr="00FD367D">
        <w:rPr>
          <w:rFonts w:ascii="Times New Roman" w:eastAsia="Times New Roman" w:hAnsi="Times New Roman" w:cs="Times New Roman"/>
          <w:sz w:val="24"/>
          <w:szCs w:val="24"/>
        </w:rPr>
        <w:t xml:space="preserve"> essential fatty acid (EFA)</w:t>
      </w:r>
      <w:r w:rsidRPr="00FD367D">
        <w:rPr>
          <w:rFonts w:ascii="Times New Roman" w:eastAsia="Times New Roman" w:hAnsi="Times New Roman" w:cs="Times New Roman"/>
          <w:sz w:val="24"/>
          <w:szCs w:val="24"/>
        </w:rPr>
        <w:t xml:space="preserve"> relative abundance</w:t>
      </w:r>
      <w:r w:rsidR="003E389B" w:rsidRPr="00FD367D">
        <w:rPr>
          <w:rFonts w:ascii="Times New Roman" w:eastAsia="Times New Roman" w:hAnsi="Times New Roman" w:cs="Times New Roman"/>
          <w:sz w:val="24"/>
          <w:szCs w:val="24"/>
        </w:rPr>
        <w:t xml:space="preserve">, which were likely reflective of differences in periphyton community composition. </w:t>
      </w:r>
      <w:r w:rsidRPr="00FD367D">
        <w:rPr>
          <w:rFonts w:ascii="Times New Roman" w:eastAsia="Times New Roman" w:hAnsi="Times New Roman" w:cs="Times New Roman"/>
          <w:sz w:val="24"/>
          <w:szCs w:val="24"/>
        </w:rPr>
        <w:t>The EFAs with the highest coefficients of variation included 20:5ω3</w:t>
      </w:r>
      <w:r w:rsidR="005170E9">
        <w:rPr>
          <w:rFonts w:ascii="Times New Roman" w:eastAsia="Times New Roman" w:hAnsi="Times New Roman" w:cs="Times New Roman"/>
          <w:sz w:val="24"/>
          <w:szCs w:val="24"/>
        </w:rPr>
        <w:t>, 18:2ω6,</w:t>
      </w:r>
      <w:r w:rsidRPr="00FD367D">
        <w:rPr>
          <w:rFonts w:ascii="Times New Roman" w:eastAsia="Times New Roman" w:hAnsi="Times New Roman" w:cs="Times New Roman"/>
          <w:sz w:val="24"/>
          <w:szCs w:val="24"/>
        </w:rPr>
        <w:t xml:space="preserve"> and 18:3ω3</w:t>
      </w:r>
      <w:r w:rsidR="00014874">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sidR="00014874">
        <w:rPr>
          <w:rFonts w:ascii="Times New Roman" w:eastAsia="Times New Roman" w:hAnsi="Times New Roman" w:cs="Times New Roman"/>
          <w:sz w:val="24"/>
          <w:szCs w:val="24"/>
        </w:rPr>
        <w:t>P</w:t>
      </w:r>
      <w:r w:rsidR="003E389B">
        <w:rPr>
          <w:rFonts w:ascii="Times New Roman" w:eastAsia="Times New Roman" w:hAnsi="Times New Roman" w:cs="Times New Roman"/>
          <w:sz w:val="24"/>
          <w:szCs w:val="24"/>
        </w:rPr>
        <w:t>eriphyton EFAs at sites with centralized sewage treatment appeared to have more consistent proportions through time, whereas sites with decentralized treatment tended to have higher proportions of 20-Carbon EFAs, such as 20:5ω3. When analyzed in a multivariate framework</w:t>
      </w:r>
      <w:r w:rsidR="00FA3EF4">
        <w:rPr>
          <w:rFonts w:ascii="Times New Roman" w:eastAsia="Times New Roman" w:hAnsi="Times New Roman" w:cs="Times New Roman"/>
          <w:sz w:val="24"/>
          <w:szCs w:val="24"/>
        </w:rPr>
        <w:t xml:space="preserve"> (Figure 10A)</w:t>
      </w:r>
      <w:r w:rsidR="003E389B">
        <w:rPr>
          <w:rFonts w:ascii="Times New Roman" w:eastAsia="Times New Roman" w:hAnsi="Times New Roman" w:cs="Times New Roman"/>
          <w:sz w:val="24"/>
          <w:szCs w:val="24"/>
        </w:rPr>
        <w:t xml:space="preserve">, visual inspection of the NMDS suggested that </w:t>
      </w:r>
      <w:r w:rsidR="0076311F">
        <w:rPr>
          <w:rFonts w:ascii="Times New Roman" w:eastAsia="Times New Roman" w:hAnsi="Times New Roman" w:cs="Times New Roman"/>
          <w:sz w:val="24"/>
          <w:szCs w:val="24"/>
        </w:rPr>
        <w:t>fatty acids more associated with chlorophytes (i.e., 18:2ω6, and 18:3ω3) and fatty acids more associated with diatoms (i.e., 20:5ω3) tended to separate in the horizontal dimension while changes with the tourism season were more apparent along the vertical axis</w:t>
      </w:r>
      <w:r w:rsidR="003E389B">
        <w:rPr>
          <w:rFonts w:ascii="Times New Roman" w:eastAsia="Times New Roman" w:hAnsi="Times New Roman" w:cs="Times New Roman"/>
          <w:sz w:val="24"/>
          <w:szCs w:val="24"/>
        </w:rPr>
        <w:t xml:space="preserve">. PERMANOVA results </w:t>
      </w:r>
      <w:r w:rsidR="002377DB">
        <w:rPr>
          <w:rFonts w:ascii="Times New Roman" w:eastAsia="Times New Roman" w:hAnsi="Times New Roman" w:cs="Times New Roman"/>
          <w:sz w:val="24"/>
          <w:szCs w:val="24"/>
        </w:rPr>
        <w:t xml:space="preserve">(summarized in Table S3) </w:t>
      </w:r>
      <w:r w:rsidR="003E389B">
        <w:rPr>
          <w:rFonts w:ascii="Times New Roman" w:eastAsia="Times New Roman" w:hAnsi="Times New Roman" w:cs="Times New Roman"/>
          <w:sz w:val="24"/>
          <w:szCs w:val="24"/>
        </w:rPr>
        <w:t xml:space="preserve">suggested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as significant in discriminating groups (</w:t>
      </w:r>
      <w:r w:rsidR="004D1B55">
        <w:rPr>
          <w:rFonts w:ascii="Times New Roman" w:eastAsia="Times New Roman" w:hAnsi="Times New Roman" w:cs="Times New Roman"/>
          <w:sz w:val="24"/>
          <w:szCs w:val="24"/>
        </w:rPr>
        <w:t xml:space="preserve">F = 2.775, </w:t>
      </w:r>
      <w:r w:rsidR="003E389B">
        <w:rPr>
          <w:rFonts w:ascii="Times New Roman" w:eastAsia="Times New Roman" w:hAnsi="Times New Roman" w:cs="Times New Roman"/>
          <w:sz w:val="24"/>
          <w:szCs w:val="24"/>
        </w:rPr>
        <w:t>p = 0.0</w:t>
      </w:r>
      <w:r w:rsidR="00E91A91">
        <w:rPr>
          <w:rFonts w:ascii="Times New Roman" w:eastAsia="Times New Roman" w:hAnsi="Times New Roman" w:cs="Times New Roman"/>
          <w:sz w:val="24"/>
          <w:szCs w:val="24"/>
        </w:rPr>
        <w:t>0</w:t>
      </w:r>
      <w:r w:rsidR="004D1B55">
        <w:rPr>
          <w:rFonts w:ascii="Times New Roman" w:eastAsia="Times New Roman" w:hAnsi="Times New Roman" w:cs="Times New Roman"/>
          <w:sz w:val="24"/>
          <w:szCs w:val="24"/>
        </w:rPr>
        <w:t>6</w:t>
      </w:r>
      <w:r w:rsidR="003E389B">
        <w:rPr>
          <w:rFonts w:ascii="Times New Roman" w:eastAsia="Times New Roman" w:hAnsi="Times New Roman" w:cs="Times New Roman"/>
          <w:sz w:val="24"/>
          <w:szCs w:val="24"/>
        </w:rPr>
        <w:t>),</w:t>
      </w:r>
      <w:r w:rsidR="004D1B55">
        <w:rPr>
          <w:rFonts w:ascii="Times New Roman" w:eastAsia="Times New Roman" w:hAnsi="Times New Roman" w:cs="Times New Roman"/>
          <w:sz w:val="24"/>
          <w:szCs w:val="24"/>
        </w:rPr>
        <w:t xml:space="preserve"> but sewage treatment technique was not significant (F = 0.726, p = 0.676). P</w:t>
      </w:r>
      <w:r w:rsidR="003E389B">
        <w:rPr>
          <w:rFonts w:ascii="Times New Roman" w:eastAsia="Times New Roman" w:hAnsi="Times New Roman" w:cs="Times New Roman"/>
          <w:sz w:val="24"/>
          <w:szCs w:val="24"/>
        </w:rPr>
        <w:t xml:space="preserve">ost-hoc SIMPER analyses suggested 20:5ω3 as the most influential discriminating fatty acid (Cumulative Variance = 37.6%, p = 0.04). Together, 20:5ω3, 18:2ω6, and 18:3ω3 accounted for more than 85% of the total variance. </w:t>
      </w:r>
    </w:p>
    <w:p w14:paraId="733F0B3C" w14:textId="77777777" w:rsidR="00A7754D" w:rsidRDefault="00A7754D">
      <w:pPr>
        <w:widowControl w:val="0"/>
        <w:spacing w:line="240" w:lineRule="auto"/>
        <w:rPr>
          <w:rFonts w:ascii="Times New Roman" w:eastAsia="Times New Roman" w:hAnsi="Times New Roman" w:cs="Times New Roman"/>
          <w:sz w:val="24"/>
          <w:szCs w:val="24"/>
        </w:rPr>
      </w:pPr>
    </w:p>
    <w:p w14:paraId="549EF73B"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717F64C7" w14:textId="77777777" w:rsidR="00A7754D" w:rsidRDefault="00A7754D">
      <w:pPr>
        <w:widowControl w:val="0"/>
        <w:spacing w:line="240" w:lineRule="auto"/>
        <w:rPr>
          <w:rFonts w:ascii="Times New Roman" w:eastAsia="Times New Roman" w:hAnsi="Times New Roman" w:cs="Times New Roman"/>
          <w:sz w:val="24"/>
          <w:szCs w:val="24"/>
        </w:rPr>
      </w:pPr>
    </w:p>
    <w:p w14:paraId="3F4A1809" w14:textId="6C05D10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corroborate previous findings (e.g., Makepeace </w:t>
      </w:r>
      <w:r w:rsidR="0028721C">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Mladenich</w:t>
      </w:r>
      <w:proofErr w:type="spellEnd"/>
      <w:r>
        <w:rPr>
          <w:rFonts w:ascii="Times New Roman" w:eastAsia="Times New Roman" w:hAnsi="Times New Roman" w:cs="Times New Roman"/>
          <w:sz w:val="24"/>
          <w:szCs w:val="24"/>
        </w:rPr>
        <w:t xml:space="preserve"> 1996) that sewage pollution is entering Flathead Lake’s nearshore area and likely is responsible for differences in nearshore periphyton community </w:t>
      </w:r>
      <w:r w:rsidR="00384447">
        <w:rPr>
          <w:rFonts w:ascii="Times New Roman" w:eastAsia="Times New Roman" w:hAnsi="Times New Roman" w:cs="Times New Roman"/>
          <w:sz w:val="24"/>
          <w:szCs w:val="24"/>
        </w:rPr>
        <w:t xml:space="preserve">composition </w:t>
      </w:r>
      <w:r>
        <w:rPr>
          <w:rFonts w:ascii="Times New Roman" w:eastAsia="Times New Roman" w:hAnsi="Times New Roman" w:cs="Times New Roman"/>
          <w:sz w:val="24"/>
          <w:szCs w:val="24"/>
        </w:rPr>
        <w:t>and nutritional content. Unlike previous studies in Flathead Lake</w:t>
      </w:r>
      <w:r w:rsidR="0028721C">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{"citationID":"2gzl2nsA","properties":{"formattedCitation":"(Stanford et al. 1994a; Makepeace and Mladenich 1996)","plainCitation":"(Stanford et al. 1994a; Makepeace and Mladenich 1996)","noteIndex":0},"citationItems":[{"id":4632,"uris":["http://zotero.org/users/2645460/items/KSP7KTTT"],"uri":["http://zotero.org/users/2645460/items/KSP7KTTT"],"itemData":{"id":4632,"type":"report","number":"FLBS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28721C">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 Makepeace and Mladenich 1996)</w:t>
      </w:r>
      <w:r w:rsidR="0028721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we incorporated highly specific indicators of sewage pollution </w:t>
      </w:r>
      <w:r w:rsidR="003D5FAC">
        <w:rPr>
          <w:rFonts w:ascii="Times New Roman" w:eastAsia="Times New Roman" w:hAnsi="Times New Roman" w:cs="Times New Roman"/>
          <w:sz w:val="24"/>
          <w:szCs w:val="24"/>
        </w:rPr>
        <w:t xml:space="preserve">as well as </w:t>
      </w:r>
      <w:r>
        <w:rPr>
          <w:rFonts w:ascii="Times New Roman" w:eastAsia="Times New Roman" w:hAnsi="Times New Roman" w:cs="Times New Roman"/>
          <w:sz w:val="24"/>
          <w:szCs w:val="24"/>
        </w:rPr>
        <w:t>periphyton nutritional content to describe how sewage pollution entering Flathead may influence periphyton stoichiometry and fatty acid composition</w:t>
      </w:r>
      <w:r w:rsidR="003D5FAC">
        <w:rPr>
          <w:rFonts w:ascii="Times New Roman" w:eastAsia="Times New Roman" w:hAnsi="Times New Roman" w:cs="Times New Roman"/>
          <w:sz w:val="24"/>
          <w:szCs w:val="24"/>
        </w:rPr>
        <w:t>. Thus</w:t>
      </w:r>
      <w:r w:rsidR="004D6578">
        <w:rPr>
          <w:rFonts w:ascii="Times New Roman" w:eastAsia="Times New Roman" w:hAnsi="Times New Roman" w:cs="Times New Roman"/>
          <w:sz w:val="24"/>
          <w:szCs w:val="24"/>
        </w:rPr>
        <w:t>,</w:t>
      </w:r>
      <w:r w:rsidR="003D5FAC">
        <w:rPr>
          <w:rFonts w:ascii="Times New Roman" w:eastAsia="Times New Roman" w:hAnsi="Times New Roman" w:cs="Times New Roman"/>
          <w:sz w:val="24"/>
          <w:szCs w:val="24"/>
        </w:rPr>
        <w:t xml:space="preserve"> our results provide</w:t>
      </w:r>
      <w:r>
        <w:rPr>
          <w:rFonts w:ascii="Times New Roman" w:eastAsia="Times New Roman" w:hAnsi="Times New Roman" w:cs="Times New Roman"/>
          <w:sz w:val="24"/>
          <w:szCs w:val="24"/>
        </w:rPr>
        <w:t xml:space="preserve"> direct, quantitative evidence </w:t>
      </w:r>
      <w:r w:rsidR="003D5FAC">
        <w:rPr>
          <w:rFonts w:ascii="Times New Roman" w:eastAsia="Times New Roman" w:hAnsi="Times New Roman" w:cs="Times New Roman"/>
          <w:sz w:val="24"/>
          <w:szCs w:val="24"/>
        </w:rPr>
        <w:lastRenderedPageBreak/>
        <w:t>that</w:t>
      </w:r>
      <w:r>
        <w:rPr>
          <w:rFonts w:ascii="Times New Roman" w:eastAsia="Times New Roman" w:hAnsi="Times New Roman" w:cs="Times New Roman"/>
          <w:sz w:val="24"/>
          <w:szCs w:val="24"/>
        </w:rPr>
        <w:t xml:space="preserve"> sewage entering Flathead may alter nutrition available to the lake’s larger food web. </w:t>
      </w:r>
    </w:p>
    <w:p w14:paraId="1888E0EC" w14:textId="77777777" w:rsidR="00A7754D" w:rsidRDefault="00A7754D">
      <w:pPr>
        <w:widowControl w:val="0"/>
        <w:spacing w:line="240" w:lineRule="auto"/>
        <w:rPr>
          <w:rFonts w:ascii="Times New Roman" w:eastAsia="Times New Roman" w:hAnsi="Times New Roman" w:cs="Times New Roman"/>
          <w:sz w:val="24"/>
          <w:szCs w:val="24"/>
        </w:rPr>
      </w:pPr>
    </w:p>
    <w:p w14:paraId="5629746E"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population with sewage indicators </w:t>
      </w:r>
    </w:p>
    <w:p w14:paraId="0F6490BB" w14:textId="77777777" w:rsidR="00A7754D" w:rsidRDefault="00A7754D">
      <w:pPr>
        <w:widowControl w:val="0"/>
        <w:spacing w:line="240" w:lineRule="auto"/>
        <w:rPr>
          <w:rFonts w:ascii="Times New Roman" w:eastAsia="Times New Roman" w:hAnsi="Times New Roman" w:cs="Times New Roman"/>
          <w:i/>
          <w:sz w:val="24"/>
          <w:szCs w:val="24"/>
        </w:rPr>
      </w:pPr>
    </w:p>
    <w:p w14:paraId="1D6296A4" w14:textId="1D3F04AA" w:rsidR="00384447"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with our expectations, sewage-specific indicators tended to increase </w:t>
      </w:r>
      <w:r w:rsidR="00D140A7">
        <w:rPr>
          <w:rFonts w:ascii="Times New Roman" w:eastAsia="Times New Roman" w:hAnsi="Times New Roman" w:cs="Times New Roman"/>
          <w:sz w:val="24"/>
          <w:szCs w:val="24"/>
        </w:rPr>
        <w:t xml:space="preserve">during the tourism season, </w:t>
      </w:r>
      <w:r>
        <w:rPr>
          <w:rFonts w:ascii="Times New Roman" w:eastAsia="Times New Roman" w:hAnsi="Times New Roman" w:cs="Times New Roman"/>
          <w:sz w:val="24"/>
          <w:szCs w:val="24"/>
        </w:rPr>
        <w:t xml:space="preserve">when </w:t>
      </w:r>
      <w:r w:rsidR="00384447">
        <w:rPr>
          <w:rFonts w:ascii="Times New Roman" w:eastAsia="Times New Roman" w:hAnsi="Times New Roman" w:cs="Times New Roman"/>
          <w:sz w:val="24"/>
          <w:szCs w:val="24"/>
        </w:rPr>
        <w:t xml:space="preserve">lakeside </w:t>
      </w:r>
      <w:r>
        <w:rPr>
          <w:rFonts w:ascii="Times New Roman" w:eastAsia="Times New Roman" w:hAnsi="Times New Roman" w:cs="Times New Roman"/>
          <w:sz w:val="24"/>
          <w:szCs w:val="24"/>
        </w:rPr>
        <w:t>human populations were</w:t>
      </w:r>
      <w:r w:rsidR="00384447">
        <w:rPr>
          <w:rFonts w:ascii="Times New Roman" w:eastAsia="Times New Roman" w:hAnsi="Times New Roman" w:cs="Times New Roman"/>
          <w:sz w:val="24"/>
          <w:szCs w:val="24"/>
        </w:rPr>
        <w:t xml:space="preserve"> larger</w:t>
      </w:r>
      <w:r w:rsidR="00D140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patterns are noteworthy as Flathead’s watershed is largely unpopulated, but permanent and seasonal human populations have been growing since the 1950s </w:t>
      </w:r>
      <w:r w:rsidR="00C73FAF">
        <w:rPr>
          <w:rFonts w:ascii="Times New Roman" w:eastAsia="Times New Roman" w:hAnsi="Times New Roman" w:cs="Times New Roman"/>
          <w:sz w:val="24"/>
          <w:szCs w:val="24"/>
        </w:rPr>
        <w:t>(U.S. Census, 2020)</w:t>
      </w:r>
      <w:r>
        <w:rPr>
          <w:rFonts w:ascii="Times New Roman" w:eastAsia="Times New Roman" w:hAnsi="Times New Roman" w:cs="Times New Roman"/>
          <w:sz w:val="24"/>
          <w:szCs w:val="24"/>
        </w:rPr>
        <w:t>. In particular, many lakeside developments around Flathead Lake rely upon septic systems for wastewater treatment</w:t>
      </w:r>
      <w:r w:rsidR="0028721C">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{"citationID":"izQqm8zI","properties":{"formattedCitation":"(Stanford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28721C">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sidR="0028721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our data suggest that </w:t>
      </w:r>
      <w:ins w:id="30" w:author="Meyer, Michael Frederick" w:date="2021-08-13T14:42:00Z">
        <w:r w:rsidR="00A118EB">
          <w:rPr>
            <w:rFonts w:ascii="Times New Roman" w:eastAsia="Times New Roman" w:hAnsi="Times New Roman" w:cs="Times New Roman"/>
            <w:sz w:val="24"/>
            <w:szCs w:val="24"/>
          </w:rPr>
          <w:t>during the tourism season</w:t>
        </w:r>
        <w:r w:rsidR="00A118EB">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sites with decentralized sewage treatment tended to have </w:t>
      </w:r>
      <w:del w:id="31" w:author="Meyer, Michael Frederick" w:date="2021-08-13T14:42:00Z">
        <w:r w:rsidR="00662F0A" w:rsidDel="00A118EB">
          <w:rPr>
            <w:rFonts w:ascii="Times New Roman" w:eastAsia="Times New Roman" w:hAnsi="Times New Roman" w:cs="Times New Roman"/>
            <w:sz w:val="24"/>
            <w:szCs w:val="24"/>
          </w:rPr>
          <w:delText xml:space="preserve">increased </w:delText>
        </w:r>
      </w:del>
      <w:r>
        <w:rPr>
          <w:rFonts w:ascii="Times New Roman" w:eastAsia="Times New Roman" w:hAnsi="Times New Roman" w:cs="Times New Roman"/>
          <w:sz w:val="24"/>
          <w:szCs w:val="24"/>
        </w:rPr>
        <w:t>PPCP concentration</w:t>
      </w:r>
      <w:r w:rsidR="0038444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ins w:id="32" w:author="Meyer, Michael Frederick" w:date="2021-08-13T14:42:00Z">
        <w:r w:rsidR="00A118EB">
          <w:rPr>
            <w:rFonts w:ascii="Times New Roman" w:eastAsia="Times New Roman" w:hAnsi="Times New Roman" w:cs="Times New Roman"/>
            <w:sz w:val="24"/>
            <w:szCs w:val="24"/>
          </w:rPr>
          <w:t>comparable to those near centralized treatment</w:t>
        </w:r>
      </w:ins>
      <w:del w:id="33" w:author="Meyer, Michael Frederick" w:date="2021-08-13T14:42:00Z">
        <w:r w:rsidR="00662F0A" w:rsidDel="00A118EB">
          <w:rPr>
            <w:rFonts w:ascii="Times New Roman" w:eastAsia="Times New Roman" w:hAnsi="Times New Roman" w:cs="Times New Roman"/>
            <w:sz w:val="24"/>
            <w:szCs w:val="24"/>
          </w:rPr>
          <w:delText>during</w:delText>
        </w:r>
        <w:r w:rsidDel="00A118EB">
          <w:rPr>
            <w:rFonts w:ascii="Times New Roman" w:eastAsia="Times New Roman" w:hAnsi="Times New Roman" w:cs="Times New Roman"/>
            <w:sz w:val="24"/>
            <w:szCs w:val="24"/>
          </w:rPr>
          <w:delText xml:space="preserve"> the </w:delText>
        </w:r>
        <w:r w:rsidR="00E627DF" w:rsidDel="00A118EB">
          <w:rPr>
            <w:rFonts w:ascii="Times New Roman" w:eastAsia="Times New Roman" w:hAnsi="Times New Roman" w:cs="Times New Roman"/>
            <w:sz w:val="24"/>
            <w:szCs w:val="24"/>
          </w:rPr>
          <w:delText>tourism season</w:delText>
        </w:r>
      </w:del>
      <w:r w:rsidR="00662F0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662F0A">
        <w:rPr>
          <w:rFonts w:ascii="Times New Roman" w:eastAsia="Times New Roman" w:hAnsi="Times New Roman" w:cs="Times New Roman"/>
          <w:sz w:val="24"/>
          <w:szCs w:val="24"/>
        </w:rPr>
        <w:t>In contrast,</w:t>
      </w:r>
      <w:r>
        <w:rPr>
          <w:rFonts w:ascii="Times New Roman" w:eastAsia="Times New Roman" w:hAnsi="Times New Roman" w:cs="Times New Roman"/>
          <w:sz w:val="24"/>
          <w:szCs w:val="24"/>
        </w:rPr>
        <w:t xml:space="preserve"> sites with centralized sewage treatment </w:t>
      </w:r>
      <w:del w:id="34" w:author="Meyer, Michael Frederick" w:date="2021-08-13T14:53:00Z">
        <w:r w:rsidDel="002661EE">
          <w:rPr>
            <w:rFonts w:ascii="Times New Roman" w:eastAsia="Times New Roman" w:hAnsi="Times New Roman" w:cs="Times New Roman"/>
            <w:sz w:val="24"/>
            <w:szCs w:val="24"/>
          </w:rPr>
          <w:delText>tended to have</w:delText>
        </w:r>
      </w:del>
      <w:ins w:id="35" w:author="Meyer, Michael Frederick" w:date="2021-08-13T14:53:00Z">
        <w:r w:rsidR="002661EE">
          <w:rPr>
            <w:rFonts w:ascii="Times New Roman" w:eastAsia="Times New Roman" w:hAnsi="Times New Roman" w:cs="Times New Roman"/>
            <w:sz w:val="24"/>
            <w:szCs w:val="24"/>
          </w:rPr>
          <w:t>often ha</w:t>
        </w:r>
      </w:ins>
      <w:ins w:id="36" w:author="Meyer, Michael Frederick" w:date="2021-08-13T14:54:00Z">
        <w:r w:rsidR="002661EE">
          <w:rPr>
            <w:rFonts w:ascii="Times New Roman" w:eastAsia="Times New Roman" w:hAnsi="Times New Roman" w:cs="Times New Roman"/>
            <w:sz w:val="24"/>
            <w:szCs w:val="24"/>
          </w:rPr>
          <w:t>d</w:t>
        </w:r>
      </w:ins>
      <w:r>
        <w:rPr>
          <w:rFonts w:ascii="Times New Roman" w:eastAsia="Times New Roman" w:hAnsi="Times New Roman" w:cs="Times New Roman"/>
          <w:sz w:val="24"/>
          <w:szCs w:val="24"/>
        </w:rPr>
        <w:t xml:space="preserve"> </w:t>
      </w:r>
      <w:r w:rsidR="00662F0A">
        <w:rPr>
          <w:rFonts w:ascii="Times New Roman" w:eastAsia="Times New Roman" w:hAnsi="Times New Roman" w:cs="Times New Roman"/>
          <w:sz w:val="24"/>
          <w:szCs w:val="24"/>
        </w:rPr>
        <w:t xml:space="preserve">higher PPCP concentrations relative those at decentralized sites, but sites with centralized sewage treatment also tended to have </w:t>
      </w:r>
      <w:r>
        <w:rPr>
          <w:rFonts w:ascii="Times New Roman" w:eastAsia="Times New Roman" w:hAnsi="Times New Roman" w:cs="Times New Roman"/>
          <w:sz w:val="24"/>
          <w:szCs w:val="24"/>
        </w:rPr>
        <w:t xml:space="preserve">more </w:t>
      </w:r>
      <w:r w:rsidR="00662F0A">
        <w:rPr>
          <w:rFonts w:ascii="Times New Roman" w:eastAsia="Times New Roman" w:hAnsi="Times New Roman" w:cs="Times New Roman"/>
          <w:sz w:val="24"/>
          <w:szCs w:val="24"/>
        </w:rPr>
        <w:t xml:space="preserve">temporally </w:t>
      </w:r>
      <w:r>
        <w:rPr>
          <w:rFonts w:ascii="Times New Roman" w:eastAsia="Times New Roman" w:hAnsi="Times New Roman" w:cs="Times New Roman"/>
          <w:sz w:val="24"/>
          <w:szCs w:val="24"/>
        </w:rPr>
        <w:t>consistent sewage indicators</w:t>
      </w:r>
      <w:r w:rsidR="00662F0A">
        <w:rPr>
          <w:rFonts w:ascii="Times New Roman" w:eastAsia="Times New Roman" w:hAnsi="Times New Roman" w:cs="Times New Roman"/>
          <w:sz w:val="24"/>
          <w:szCs w:val="24"/>
        </w:rPr>
        <w:t xml:space="preserve"> throughout the summer</w:t>
      </w:r>
      <w:r>
        <w:rPr>
          <w:rFonts w:ascii="Times New Roman" w:eastAsia="Times New Roman" w:hAnsi="Times New Roman" w:cs="Times New Roman"/>
          <w:sz w:val="24"/>
          <w:szCs w:val="24"/>
        </w:rPr>
        <w:t xml:space="preserve">. Furthermore, </w:t>
      </w:r>
      <w:r w:rsidR="00662F0A">
        <w:rPr>
          <w:rFonts w:ascii="Times New Roman" w:eastAsia="Times New Roman" w:hAnsi="Times New Roman" w:cs="Times New Roman"/>
          <w:sz w:val="24"/>
          <w:szCs w:val="24"/>
        </w:rPr>
        <w:t xml:space="preserve">spatial and temporal patterns in sewage indicator concentrations mirrored patterns observed in TSIDW population, suggesting that our sampling </w:t>
      </w:r>
      <w:r w:rsidR="005505A4">
        <w:rPr>
          <w:rFonts w:ascii="Times New Roman" w:eastAsia="Times New Roman" w:hAnsi="Times New Roman" w:cs="Times New Roman"/>
          <w:sz w:val="24"/>
          <w:szCs w:val="24"/>
        </w:rPr>
        <w:t>successfully</w:t>
      </w:r>
      <w:r w:rsidR="00662F0A">
        <w:rPr>
          <w:rFonts w:ascii="Times New Roman" w:eastAsia="Times New Roman" w:hAnsi="Times New Roman" w:cs="Times New Roman"/>
          <w:sz w:val="24"/>
          <w:szCs w:val="24"/>
        </w:rPr>
        <w:t xml:space="preserve"> capture</w:t>
      </w:r>
      <w:r w:rsidR="005505A4">
        <w:rPr>
          <w:rFonts w:ascii="Times New Roman" w:eastAsia="Times New Roman" w:hAnsi="Times New Roman" w:cs="Times New Roman"/>
          <w:sz w:val="24"/>
          <w:szCs w:val="24"/>
        </w:rPr>
        <w:t>d</w:t>
      </w:r>
      <w:r w:rsidR="00662F0A">
        <w:rPr>
          <w:rFonts w:ascii="Times New Roman" w:eastAsia="Times New Roman" w:hAnsi="Times New Roman" w:cs="Times New Roman"/>
          <w:sz w:val="24"/>
          <w:szCs w:val="24"/>
        </w:rPr>
        <w:t xml:space="preserve"> </w:t>
      </w:r>
      <w:del w:id="37" w:author="Meyer, Michael Frederick" w:date="2021-08-13T14:55:00Z">
        <w:r w:rsidR="00662F0A" w:rsidDel="002661EE">
          <w:rPr>
            <w:rFonts w:ascii="Times New Roman" w:eastAsia="Times New Roman" w:hAnsi="Times New Roman" w:cs="Times New Roman"/>
            <w:sz w:val="24"/>
            <w:szCs w:val="24"/>
          </w:rPr>
          <w:delText xml:space="preserve">spatially and temporally </w:delText>
        </w:r>
      </w:del>
      <w:r w:rsidR="00662F0A">
        <w:rPr>
          <w:rFonts w:ascii="Times New Roman" w:eastAsia="Times New Roman" w:hAnsi="Times New Roman" w:cs="Times New Roman"/>
          <w:sz w:val="24"/>
          <w:szCs w:val="24"/>
        </w:rPr>
        <w:t>heterogeneous sewage loadings</w:t>
      </w:r>
      <w:ins w:id="38" w:author="Meyer, Michael Frederick" w:date="2021-08-13T14:55:00Z">
        <w:r w:rsidR="002661EE">
          <w:rPr>
            <w:rFonts w:ascii="Times New Roman" w:eastAsia="Times New Roman" w:hAnsi="Times New Roman" w:cs="Times New Roman"/>
            <w:sz w:val="24"/>
            <w:szCs w:val="24"/>
          </w:rPr>
          <w:t xml:space="preserve"> into Flathead’s nearshore</w:t>
        </w:r>
      </w:ins>
      <w:r>
        <w:rPr>
          <w:rFonts w:ascii="Times New Roman" w:eastAsia="Times New Roman" w:hAnsi="Times New Roman" w:cs="Times New Roman"/>
          <w:sz w:val="24"/>
          <w:szCs w:val="24"/>
        </w:rPr>
        <w:t xml:space="preserve">. </w:t>
      </w:r>
    </w:p>
    <w:p w14:paraId="455ABAFB" w14:textId="77777777" w:rsidR="00384447" w:rsidRDefault="00384447">
      <w:pPr>
        <w:widowControl w:val="0"/>
        <w:spacing w:line="240" w:lineRule="auto"/>
        <w:rPr>
          <w:rFonts w:ascii="Times New Roman" w:eastAsia="Times New Roman" w:hAnsi="Times New Roman" w:cs="Times New Roman"/>
          <w:sz w:val="24"/>
          <w:szCs w:val="24"/>
        </w:rPr>
      </w:pPr>
    </w:p>
    <w:p w14:paraId="20111793" w14:textId="321EC27D" w:rsidR="00A7754D" w:rsidRDefault="003844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comparing PPCP</w:t>
      </w:r>
      <w:r w:rsidR="0001487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with nutrient</w:t>
      </w:r>
      <w:r w:rsidR="00014874">
        <w:rPr>
          <w:rFonts w:ascii="Times New Roman" w:eastAsia="Times New Roman" w:hAnsi="Times New Roman" w:cs="Times New Roman"/>
          <w:sz w:val="24"/>
          <w:szCs w:val="24"/>
        </w:rPr>
        <w:t>s</w:t>
      </w:r>
      <w:r>
        <w:rPr>
          <w:rFonts w:ascii="Times New Roman" w:eastAsia="Times New Roman" w:hAnsi="Times New Roman" w:cs="Times New Roman"/>
          <w:sz w:val="24"/>
          <w:szCs w:val="24"/>
        </w:rPr>
        <w:t>, p</w:t>
      </w:r>
      <w:r w:rsidR="003E389B">
        <w:rPr>
          <w:rFonts w:ascii="Times New Roman" w:eastAsia="Times New Roman" w:hAnsi="Times New Roman" w:cs="Times New Roman"/>
          <w:sz w:val="24"/>
          <w:szCs w:val="24"/>
        </w:rPr>
        <w:t xml:space="preserve">atterns in nutrient concentrations alone were not </w:t>
      </w:r>
      <w:r w:rsidR="005505A4">
        <w:rPr>
          <w:rFonts w:ascii="Times New Roman" w:eastAsia="Times New Roman" w:hAnsi="Times New Roman" w:cs="Times New Roman"/>
          <w:sz w:val="24"/>
          <w:szCs w:val="24"/>
        </w:rPr>
        <w:t xml:space="preserve">fully </w:t>
      </w:r>
      <w:r w:rsidR="003E389B">
        <w:rPr>
          <w:rFonts w:ascii="Times New Roman" w:eastAsia="Times New Roman" w:hAnsi="Times New Roman" w:cs="Times New Roman"/>
          <w:sz w:val="24"/>
          <w:szCs w:val="24"/>
        </w:rPr>
        <w:t xml:space="preserve">reflective of patterns observed with more specific </w:t>
      </w:r>
      <w:r w:rsidR="00385E33">
        <w:rPr>
          <w:rFonts w:ascii="Times New Roman" w:eastAsia="Times New Roman" w:hAnsi="Times New Roman" w:cs="Times New Roman"/>
          <w:sz w:val="24"/>
          <w:szCs w:val="24"/>
        </w:rPr>
        <w:t xml:space="preserve">sewage </w:t>
      </w:r>
      <w:r w:rsidR="003E389B">
        <w:rPr>
          <w:rFonts w:ascii="Times New Roman" w:eastAsia="Times New Roman" w:hAnsi="Times New Roman" w:cs="Times New Roman"/>
          <w:sz w:val="24"/>
          <w:szCs w:val="24"/>
        </w:rPr>
        <w:t>indicators</w:t>
      </w:r>
      <w:r w:rsidR="00662F0A">
        <w:rPr>
          <w:rFonts w:ascii="Times New Roman" w:eastAsia="Times New Roman" w:hAnsi="Times New Roman" w:cs="Times New Roman"/>
          <w:sz w:val="24"/>
          <w:szCs w:val="24"/>
        </w:rPr>
        <w:t xml:space="preserve"> (Figure 3)</w:t>
      </w:r>
      <w:r>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3E389B">
        <w:rPr>
          <w:rFonts w:ascii="Times New Roman" w:eastAsia="Times New Roman" w:hAnsi="Times New Roman" w:cs="Times New Roman"/>
          <w:sz w:val="24"/>
          <w:szCs w:val="24"/>
        </w:rPr>
        <w:t>h</w:t>
      </w:r>
      <w:r w:rsidR="00662F0A">
        <w:rPr>
          <w:rFonts w:ascii="Times New Roman" w:eastAsia="Times New Roman" w:hAnsi="Times New Roman" w:cs="Times New Roman"/>
          <w:sz w:val="24"/>
          <w:szCs w:val="24"/>
        </w:rPr>
        <w:t>ese incongruencies are</w:t>
      </w:r>
      <w:r w:rsidR="003E389B">
        <w:rPr>
          <w:rFonts w:ascii="Times New Roman" w:eastAsia="Times New Roman" w:hAnsi="Times New Roman" w:cs="Times New Roman"/>
          <w:sz w:val="24"/>
          <w:szCs w:val="24"/>
        </w:rPr>
        <w:t xml:space="preserve"> likely due to nutrients originating from non-sewage sources</w:t>
      </w:r>
      <w:r w:rsidR="00662F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well as nutrients</w:t>
      </w:r>
      <w:r w:rsidR="00662F0A">
        <w:rPr>
          <w:rFonts w:ascii="Times New Roman" w:eastAsia="Times New Roman" w:hAnsi="Times New Roman" w:cs="Times New Roman"/>
          <w:sz w:val="24"/>
          <w:szCs w:val="24"/>
        </w:rPr>
        <w:t xml:space="preserve"> being actively </w:t>
      </w:r>
      <w:r w:rsidR="00014874">
        <w:rPr>
          <w:rFonts w:ascii="Times New Roman" w:eastAsia="Times New Roman" w:hAnsi="Times New Roman" w:cs="Times New Roman"/>
          <w:sz w:val="24"/>
          <w:szCs w:val="24"/>
        </w:rPr>
        <w:t>removed from</w:t>
      </w:r>
      <w:r w:rsidR="00662F0A">
        <w:rPr>
          <w:rFonts w:ascii="Times New Roman" w:eastAsia="Times New Roman" w:hAnsi="Times New Roman" w:cs="Times New Roman"/>
          <w:sz w:val="24"/>
          <w:szCs w:val="24"/>
        </w:rPr>
        <w:t xml:space="preserve"> and released into the water column through physicochemical and biochemical processes</w:t>
      </w:r>
      <w:r w:rsidR="003E389B">
        <w:rPr>
          <w:rFonts w:ascii="Times New Roman" w:eastAsia="Times New Roman" w:hAnsi="Times New Roman" w:cs="Times New Roman"/>
          <w:sz w:val="24"/>
          <w:szCs w:val="24"/>
        </w:rPr>
        <w:t xml:space="preserve">. For example, allochthonous nutrients can originate from fertilizers applied in directly adjacent lakeside orchards </w:t>
      </w:r>
      <w:r w:rsidR="00656F85">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{"citationID":"p52oox3W","properties":{"formattedCitation":"(Stanford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656F85">
        <w:rPr>
          <w:rFonts w:ascii="Times New Roman" w:eastAsia="Times New Roman" w:hAnsi="Times New Roman" w:cs="Times New Roman"/>
          <w:sz w:val="24"/>
          <w:szCs w:val="24"/>
        </w:rPr>
        <w:fldChar w:fldCharType="separate"/>
      </w:r>
      <w:r w:rsidRPr="00384447">
        <w:rPr>
          <w:rFonts w:ascii="Times New Roman" w:hAnsi="Times New Roman" w:cs="Times New Roman"/>
          <w:sz w:val="24"/>
        </w:rPr>
        <w:t>(Stanford et al. 1994a)</w:t>
      </w:r>
      <w:r w:rsidR="00656F85">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pollen from conifers</w:t>
      </w:r>
      <w:r w:rsidR="0028721C">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28721C">
        <w:rPr>
          <w:rFonts w:ascii="Times New Roman" w:eastAsia="Times New Roman" w:hAnsi="Times New Roman" w:cs="Times New Roman"/>
          <w:sz w:val="24"/>
          <w:szCs w:val="24"/>
        </w:rPr>
        <w:instrText xml:space="preserve"> ADDIN ZOTERO_ITEM CSL_CITATION {"citationID":"2Rz9GXR9","properties":{"formattedCitation":"(Graham et al. 2006)","plainCitation":"(Graham et al. 2006)","noteIndex":0},"citationItems":[{"id":4595,"uris":["http://zotero.org/users/2645460/items/7HHMLTTK"],"uri":["http://zotero.org/users/2645460/items/7HHMLTTK"],"itemData":{"id":4595,"type":"article-journal","abstract":"Conifer pollen deposition is a visually striking spring event in boreal lakes, representing a potentially major allochthonous input of limiting nutrients. We conducted a lake survey and mesocosm experiment at the Experimental Lakes Area in northwestern Ontario to test the hypothesis that jack pine (Pinus banksiana) pollen inputs subsidize littoral nutrient levels and stimulate algal growth and zooplankton abundance. A series of floating litterfall collectors were deployed along transects that span a 0.27-km2 headwater lake (Lake 373) and monitored after ice-out to quantify pollen deposition over a 45-d period. Lake 373 (L373) received 11–56 µmol P m−2 d−1 from pollen, or an annual total of about 10 kg of P. These data were used to determine pollen amendment levels (ambient, 3×, 10×) for an experiment involving 18, 1-m3 littoral mesocosms distributed over three lakes (L239, L373, and L442). Pollen amendments significantly increased total phytoplankton and herbivorous zooplankton biomass, resulting in greater abundance of inedible filamentous green algae and large diatoms. Pollen also exerted a positive lake-specific effect. Periphyton biomass also increased in response to pollen additions, especially filamentous green algae and diatoms in L239 and L442. Conifer pollen subsidizes nutrient levels and promotes production in small boreal lakes.","container-title":"Limnology and Oceanography","DOI":"10.4319/lo.2006.51.3.1524","ISSN":"1939-5590","issue":"3","language":"en","page":"1524-1529","source":"Wiley Online Library","title":"Coupling of boreal forests and lakes: Effects of conifer pollen on littoral communities","title-short":"Coupling of boreal forests and lakes","volume":"51","author":[{"family":"Graham","given":"Mark D."},{"family":"Vinebrooke","given":"Rolf D."},{"family":"Turner","given":"Michael"}],"issued":{"date-parts":[["2006"]]}}}],"schema":"https://github.com/citation-style-language/schema/raw/master/csl-citation.json"} </w:instrText>
      </w:r>
      <w:r w:rsidR="0028721C">
        <w:rPr>
          <w:rFonts w:ascii="Times New Roman" w:eastAsia="Times New Roman" w:hAnsi="Times New Roman" w:cs="Times New Roman"/>
          <w:sz w:val="24"/>
          <w:szCs w:val="24"/>
        </w:rPr>
        <w:fldChar w:fldCharType="separate"/>
      </w:r>
      <w:r w:rsidR="0028721C" w:rsidRPr="0028721C">
        <w:rPr>
          <w:rFonts w:ascii="Times New Roman" w:hAnsi="Times New Roman" w:cs="Times New Roman"/>
          <w:sz w:val="24"/>
        </w:rPr>
        <w:t>(Graham et al. 2006)</w:t>
      </w:r>
      <w:r w:rsidR="0028721C">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and </w:t>
      </w:r>
      <w:r w:rsidR="00662F0A">
        <w:rPr>
          <w:rFonts w:ascii="Times New Roman" w:eastAsia="Times New Roman" w:hAnsi="Times New Roman" w:cs="Times New Roman"/>
          <w:sz w:val="24"/>
          <w:szCs w:val="24"/>
        </w:rPr>
        <w:t xml:space="preserve">even </w:t>
      </w:r>
      <w:r w:rsidR="003E389B">
        <w:rPr>
          <w:rFonts w:ascii="Times New Roman" w:eastAsia="Times New Roman" w:hAnsi="Times New Roman" w:cs="Times New Roman"/>
          <w:sz w:val="24"/>
          <w:szCs w:val="24"/>
        </w:rPr>
        <w:t>forest fires</w:t>
      </w:r>
      <w:r w:rsidR="00656F85">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28721C">
        <w:rPr>
          <w:rFonts w:ascii="Times New Roman" w:eastAsia="Times New Roman" w:hAnsi="Times New Roman" w:cs="Times New Roman"/>
          <w:sz w:val="24"/>
          <w:szCs w:val="24"/>
        </w:rPr>
        <w:instrText xml:space="preserve"> ADDIN ZOTERO_ITEM CSL_CITATION {"citationID":"CVimTQGH","properties":{"formattedCitation":"(Gould et al. 2016)","plainCitation":"(Gould et al. 2016)","noteIndex":0},"citationItems":[{"id":2756,"uris":["http://zotero.org/users/2645460/items/QJHWC3N8"],"uri":["http://zotero.org/users/2645460/items/QJHWC3N8"],"itemData":{"id":2756,"type":"article-journal","abstract":"Increases in wildfire occurrence and severity under an altered climate can substantially impact terrestrial ecosystems through enhancing runoff erosion. Improved prediction tools that provide high resolution spatial information are necessary for location-specific soil conservation and watershed management. However, quantifying the magnitude of soil erosion and its interactions with climate, hydrological processes, and fire occurrences across a large region (&gt;10,000km2) is challenging because of the large computational requirements needed to capture the fine-scale complexities of the land surface that govern erosion. We apply the physically-based coupled Variable Capacity Infiltration–Water Erosion Prediction Project (VIC–WEPP) model to study how wildfire occurrences can enhance soil erosion in a future climate over a representative watershed in the northern Rocky Mountains – the Salmon River Basin (SRB) in central Idaho. While the VIC model simulates hydrologic processes at larger scales, the WEPP model simulates erosion at the hillslope scale by sampling representative hillslopes. VIC–WEPP model results indicate that SRB streamflow will have an earlier shift in peak flow by one to two months under future climate scenarios in response to a declining snowpack under warming temperatures. The magnitude of peak flow increases with each higher severity fire scenario; and under the highest fire severity, the peak flow is shifted even earlier, exacerbating the effects of climate change. Similarly, sediment yield also increases with higher fire severities for both historical and future climates. Sediment yield is more sensitive to fire occurrence than to climate change by one to two orders of magnitude, which is not unexpected given that our fire scenarios were applied basin wide as worst case scenarios. In reality, fires only occur over portions of the basin in any given year and subsequent years’ vegetation regrowth reduces erosion. However, the effects of climate change on sediment yield result in greater spatial heterogeneities, primarily because of the spatial differences in precipitation projections, while fire conditions were uniformly applied. The combined effects of climate change and a possible continuation of increasing fire frequency and severity will compound excess sediment issues that already exist in this region of the intermountain West.","container-title":"Journal of Hydrology","DOI":"10.1016/j.jhydrol.2016.02.025","ISSN":"0022-1694","journalAbbreviation":"Journal of Hydrology","language":"en","page":"74-91","source":"ScienceDirect","title":"The effects of climate change and extreme wildfire events on runoff erosion over a mountain watershed","volume":"536","author":[{"family":"Gould","given":"Gregory K."},{"family":"Liu","given":"Mingliang"},{"family":"Barber","given":"Michael E."},{"family":"Cherkauer","given":"Keith A."},{"family":"Robichaud","given":"Peter R."},{"family":"Adam","given":"Jennifer C."}],"issued":{"date-parts":[["2016",5,1]]}}}],"schema":"https://github.com/citation-style-language/schema/raw/master/csl-citation.json"} </w:instrText>
      </w:r>
      <w:r w:rsidR="0028721C">
        <w:rPr>
          <w:rFonts w:ascii="Times New Roman" w:eastAsia="Times New Roman" w:hAnsi="Times New Roman" w:cs="Times New Roman"/>
          <w:sz w:val="24"/>
          <w:szCs w:val="24"/>
        </w:rPr>
        <w:fldChar w:fldCharType="separate"/>
      </w:r>
      <w:r w:rsidR="0028721C" w:rsidRPr="0028721C">
        <w:rPr>
          <w:rFonts w:ascii="Times New Roman" w:hAnsi="Times New Roman" w:cs="Times New Roman"/>
          <w:sz w:val="24"/>
        </w:rPr>
        <w:t>(Gould et al. 2016)</w:t>
      </w:r>
      <w:r w:rsidR="0028721C">
        <w:rPr>
          <w:rFonts w:ascii="Times New Roman" w:eastAsia="Times New Roman" w:hAnsi="Times New Roman" w:cs="Times New Roman"/>
          <w:sz w:val="24"/>
          <w:szCs w:val="24"/>
        </w:rPr>
        <w:fldChar w:fldCharType="end"/>
      </w:r>
      <w:r w:rsidR="00C73FAF">
        <w:rPr>
          <w:rFonts w:ascii="Times New Roman" w:eastAsia="Times New Roman" w:hAnsi="Times New Roman" w:cs="Times New Roman"/>
          <w:sz w:val="24"/>
          <w:szCs w:val="24"/>
        </w:rPr>
        <w:t xml:space="preserve"> or atmospheric deposition more broadly </w:t>
      </w:r>
      <w:r w:rsidR="00C73FAF">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{"citationID":"WklkcDkF","properties":{"formattedCitation":"(Elser et al. 2009)","plainCitation":"(Elser et al. 2009)","noteIndex":0},"citationItems":[{"id":1797,"uris":["http://zotero.org/groups/332527/items/XKXGS9PQ"],"uri":["http://zotero.org/groups/332527/items/XKXGS9PQ"],"itemData":{"id":1797,"type":"article-journal","container-title":"Science","DOI":"10.1126/science.1176199","ISSN":"0036-8075, 1095-9203","issue":"5954","language":"en","page":"835-837","source":"CrossRef","title":"Shifts in Lake N:P Stoichiometry and Nutrient Limitation Driven by Atmospheric Nitrogen Deposition","title-short":"Shifts in Lake N","volume":"326","author":[{"family":"Elser","given":"J. J."},{"family":"Andersen","given":"T."},{"family":"Baron","given":"J. S."},{"family":"Bergstrom","given":"A.-K."},{"family":"Jansson","given":"M."},{"family":"Kyle","given":"M."},{"family":"Nydick","given":"K. R."},{"family":"Steger","given":"L."},{"family":"Hessen","given":"D. O."}],"issued":{"date-parts":[["2009",11,6]]}}}],"schema":"https://github.com/citation-style-language/schema/raw/master/csl-citation.json"} </w:instrText>
      </w:r>
      <w:r w:rsidR="00C73FAF">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(Elser et al. 2009)</w:t>
      </w:r>
      <w:r w:rsidR="00C73FAF">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Throughout the course of our sampling campaign, wildfires, significant pollen deposition, and lakeside agriculture all occurred and likely contributed nutrients to Flathead’s </w:t>
      </w:r>
      <w:r w:rsidR="00662F0A">
        <w:rPr>
          <w:rFonts w:ascii="Times New Roman" w:eastAsia="Times New Roman" w:hAnsi="Times New Roman" w:cs="Times New Roman"/>
          <w:sz w:val="24"/>
          <w:szCs w:val="24"/>
        </w:rPr>
        <w:t>nearshore</w:t>
      </w:r>
      <w:r w:rsidR="003E389B">
        <w:rPr>
          <w:rFonts w:ascii="Times New Roman" w:eastAsia="Times New Roman" w:hAnsi="Times New Roman" w:cs="Times New Roman"/>
          <w:sz w:val="24"/>
          <w:szCs w:val="24"/>
        </w:rPr>
        <w:t xml:space="preserve"> communities, but these are currently not known </w:t>
      </w:r>
      <w:r w:rsidR="00276602">
        <w:rPr>
          <w:rFonts w:ascii="Times New Roman" w:eastAsia="Times New Roman" w:hAnsi="Times New Roman" w:cs="Times New Roman"/>
          <w:sz w:val="24"/>
          <w:szCs w:val="24"/>
        </w:rPr>
        <w:t xml:space="preserve">to contribute </w:t>
      </w:r>
      <w:r w:rsidR="003E389B">
        <w:rPr>
          <w:rFonts w:ascii="Times New Roman" w:eastAsia="Times New Roman" w:hAnsi="Times New Roman" w:cs="Times New Roman"/>
          <w:sz w:val="24"/>
          <w:szCs w:val="24"/>
        </w:rPr>
        <w:t xml:space="preserve">significant </w:t>
      </w:r>
      <w:r w:rsidR="00276602">
        <w:rPr>
          <w:rFonts w:ascii="Times New Roman" w:eastAsia="Times New Roman" w:hAnsi="Times New Roman" w:cs="Times New Roman"/>
          <w:sz w:val="24"/>
          <w:szCs w:val="24"/>
        </w:rPr>
        <w:t xml:space="preserve">nutrient loadings </w:t>
      </w:r>
      <w:r w:rsidR="003E389B">
        <w:rPr>
          <w:rFonts w:ascii="Times New Roman" w:eastAsia="Times New Roman" w:hAnsi="Times New Roman" w:cs="Times New Roman"/>
          <w:sz w:val="24"/>
          <w:szCs w:val="24"/>
        </w:rPr>
        <w:t xml:space="preserve">in Flathead </w:t>
      </w:r>
      <w:r w:rsidR="005170E9">
        <w:rPr>
          <w:rFonts w:ascii="Times New Roman" w:eastAsia="Times New Roman" w:hAnsi="Times New Roman" w:cs="Times New Roman"/>
          <w:sz w:val="24"/>
          <w:szCs w:val="24"/>
        </w:rPr>
        <w:t xml:space="preserve">Lake </w:t>
      </w:r>
      <w:r w:rsidR="003E389B">
        <w:rPr>
          <w:rFonts w:ascii="Times New Roman" w:eastAsia="Times New Roman" w:hAnsi="Times New Roman" w:cs="Times New Roman"/>
          <w:sz w:val="24"/>
          <w:szCs w:val="24"/>
        </w:rPr>
        <w:t xml:space="preserve">relative to sewage. </w:t>
      </w:r>
    </w:p>
    <w:p w14:paraId="4AC21A60" w14:textId="77777777" w:rsidR="00A7754D" w:rsidRDefault="00A7754D">
      <w:pPr>
        <w:widowControl w:val="0"/>
        <w:spacing w:line="240" w:lineRule="auto"/>
        <w:rPr>
          <w:rFonts w:ascii="Times New Roman" w:eastAsia="Times New Roman" w:hAnsi="Times New Roman" w:cs="Times New Roman"/>
          <w:sz w:val="24"/>
          <w:szCs w:val="24"/>
        </w:rPr>
      </w:pPr>
    </w:p>
    <w:p w14:paraId="137AA2A7" w14:textId="6C1B4BB3" w:rsidR="00A7754D" w:rsidRDefault="00662F0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our knowledge, t</w:t>
      </w:r>
      <w:r w:rsidR="003E389B">
        <w:rPr>
          <w:rFonts w:ascii="Times New Roman" w:eastAsia="Times New Roman" w:hAnsi="Times New Roman" w:cs="Times New Roman"/>
          <w:sz w:val="24"/>
          <w:szCs w:val="24"/>
        </w:rPr>
        <w:t xml:space="preserve">his is the first study to detect PPCPs in Flathead Lake, a </w:t>
      </w:r>
      <w:r w:rsidR="00FC4056">
        <w:rPr>
          <w:rFonts w:ascii="Times New Roman" w:eastAsia="Times New Roman" w:hAnsi="Times New Roman" w:cs="Times New Roman"/>
          <w:sz w:val="24"/>
          <w:szCs w:val="24"/>
        </w:rPr>
        <w:t xml:space="preserve">high-volume </w:t>
      </w:r>
      <w:r w:rsidR="003E389B">
        <w:rPr>
          <w:rFonts w:ascii="Times New Roman" w:eastAsia="Times New Roman" w:hAnsi="Times New Roman" w:cs="Times New Roman"/>
          <w:sz w:val="24"/>
          <w:szCs w:val="24"/>
        </w:rPr>
        <w:t xml:space="preserve">lake </w:t>
      </w:r>
      <w:r w:rsidR="00FC4056">
        <w:rPr>
          <w:rFonts w:ascii="Times New Roman" w:eastAsia="Times New Roman" w:hAnsi="Times New Roman" w:cs="Times New Roman"/>
          <w:sz w:val="24"/>
          <w:szCs w:val="24"/>
        </w:rPr>
        <w:t>with</w:t>
      </w:r>
      <w:r w:rsidR="003E389B">
        <w:rPr>
          <w:rFonts w:ascii="Times New Roman" w:eastAsia="Times New Roman" w:hAnsi="Times New Roman" w:cs="Times New Roman"/>
          <w:sz w:val="24"/>
          <w:szCs w:val="24"/>
        </w:rPr>
        <w:t xml:space="preserve"> a short hydraulic residence time relative to its size </w:t>
      </w:r>
      <w:r w:rsidR="00656F85">
        <w:rPr>
          <w:rFonts w:ascii="Times New Roman" w:eastAsia="Times New Roman" w:hAnsi="Times New Roman" w:cs="Times New Roman"/>
          <w:sz w:val="24"/>
          <w:szCs w:val="24"/>
        </w:rPr>
        <w:fldChar w:fldCharType="begin"/>
      </w:r>
      <w:r w:rsidR="00656F85">
        <w:rPr>
          <w:rFonts w:ascii="Times New Roman" w:eastAsia="Times New Roman" w:hAnsi="Times New Roman" w:cs="Times New Roman"/>
          <w:sz w:val="24"/>
          <w:szCs w:val="24"/>
        </w:rPr>
        <w:instrText xml:space="preserve"> ADDIN ZOTERO_ITEM CSL_CITATION {"citationID":"qNH4hCuA","properties":{"formattedCitation":"(Messager et al. 2016)","plainCitation":"(Messager et al. 2016)","noteIndex":0},"citationItems":[{"id":435,"uris":["http://zotero.org/users/2645460/items/IRIIFBIJ"],"uri":["http://zotero.org/users/2645460/items/IRIIFBIJ"],"itemData":{"id":435,"type":"article-journal","container-title":"Nature Communications","DOI":"10.1038/ncomms13603","ISSN":"2041-1723","page":"13603","source":"CrossRef","title":"Estimating the volume and age of water stored in global lakes using a geo-statistical approach","volume":"7","author":[{"family":"Messager","given":"Mathis Loïc"},{"family":"Lehner","given":"Bernhard"},{"family":"Grill","given":"Günther"},{"family":"Nedeva","given":"Irena"},{"family":"Schmitt","given":"Oliver"}],"issued":{"date-parts":[["2016",12,15]]}}}],"schema":"https://github.com/citation-style-language/schema/raw/master/csl-citation.json"} </w:instrText>
      </w:r>
      <w:r w:rsidR="00656F85">
        <w:rPr>
          <w:rFonts w:ascii="Times New Roman" w:eastAsia="Times New Roman" w:hAnsi="Times New Roman" w:cs="Times New Roman"/>
          <w:sz w:val="24"/>
          <w:szCs w:val="24"/>
        </w:rPr>
        <w:fldChar w:fldCharType="separate"/>
      </w:r>
      <w:r w:rsidR="00656F85" w:rsidRPr="00656F85">
        <w:rPr>
          <w:rFonts w:ascii="Times New Roman" w:hAnsi="Times New Roman" w:cs="Times New Roman"/>
          <w:sz w:val="24"/>
        </w:rPr>
        <w:t>(Messager et al. 2016)</w:t>
      </w:r>
      <w:r w:rsidR="00656F85">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and located in a largely unpopulated and undeveloped watershed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{"citationID":"imI7WUaW","properties":{"formattedCitation":"(Stanford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Previous investigations of sewage pollution into groundwater near Kalispell, Montana (the watershed’s most populous city</w:t>
      </w:r>
      <w:r>
        <w:rPr>
          <w:rFonts w:ascii="Times New Roman" w:eastAsia="Times New Roman" w:hAnsi="Times New Roman" w:cs="Times New Roman"/>
          <w:sz w:val="24"/>
          <w:szCs w:val="24"/>
        </w:rPr>
        <w:t xml:space="preserve"> with</w:t>
      </w:r>
      <w:r w:rsidR="003E389B">
        <w:rPr>
          <w:rFonts w:ascii="Times New Roman" w:eastAsia="Times New Roman" w:hAnsi="Times New Roman" w:cs="Times New Roman"/>
          <w:sz w:val="24"/>
          <w:szCs w:val="24"/>
        </w:rPr>
        <w:t xml:space="preserve"> ~23,000 people</w:t>
      </w:r>
      <w:r>
        <w:rPr>
          <w:rFonts w:ascii="Times New Roman" w:eastAsia="Times New Roman" w:hAnsi="Times New Roman" w:cs="Times New Roman"/>
          <w:sz w:val="24"/>
          <w:szCs w:val="24"/>
        </w:rPr>
        <w:t>; U.S. Census</w:t>
      </w:r>
      <w:r w:rsidR="003E389B">
        <w:rPr>
          <w:rFonts w:ascii="Times New Roman" w:eastAsia="Times New Roman" w:hAnsi="Times New Roman" w:cs="Times New Roman"/>
          <w:sz w:val="24"/>
          <w:szCs w:val="24"/>
        </w:rPr>
        <w:t xml:space="preserve">) have highlighted the potential for PPCPs to </w:t>
      </w:r>
      <w:r w:rsidR="001461B4">
        <w:rPr>
          <w:rFonts w:ascii="Times New Roman" w:eastAsia="Times New Roman" w:hAnsi="Times New Roman" w:cs="Times New Roman"/>
          <w:sz w:val="24"/>
          <w:szCs w:val="24"/>
        </w:rPr>
        <w:t>occur within</w:t>
      </w:r>
      <w:r w:rsidR="003E389B">
        <w:rPr>
          <w:rFonts w:ascii="Times New Roman" w:eastAsia="Times New Roman" w:hAnsi="Times New Roman" w:cs="Times New Roman"/>
          <w:sz w:val="24"/>
          <w:szCs w:val="24"/>
        </w:rPr>
        <w:t xml:space="preserve"> Flathead</w:t>
      </w:r>
      <w:r w:rsidR="001461B4">
        <w:rPr>
          <w:rFonts w:ascii="Times New Roman" w:eastAsia="Times New Roman" w:hAnsi="Times New Roman" w:cs="Times New Roman"/>
          <w:sz w:val="24"/>
          <w:szCs w:val="24"/>
        </w:rPr>
        <w:t>’s watershed</w:t>
      </w:r>
      <w:r w:rsidR="003E389B">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but </w:t>
      </w:r>
      <w:r w:rsidR="003E389B">
        <w:rPr>
          <w:rFonts w:ascii="Times New Roman" w:eastAsia="Times New Roman" w:hAnsi="Times New Roman" w:cs="Times New Roman"/>
          <w:sz w:val="24"/>
          <w:szCs w:val="24"/>
        </w:rPr>
        <w:t xml:space="preserve">from distal developments </w:t>
      </w:r>
      <w:r w:rsidR="00656F85">
        <w:rPr>
          <w:rFonts w:ascii="Times New Roman" w:eastAsia="Times New Roman" w:hAnsi="Times New Roman" w:cs="Times New Roman"/>
          <w:sz w:val="24"/>
          <w:szCs w:val="24"/>
        </w:rPr>
        <w:fldChar w:fldCharType="begin"/>
      </w:r>
      <w:r w:rsidR="00656F85">
        <w:rPr>
          <w:rFonts w:ascii="Times New Roman" w:eastAsia="Times New Roman" w:hAnsi="Times New Roman" w:cs="Times New Roman"/>
          <w:sz w:val="24"/>
          <w:szCs w:val="24"/>
        </w:rPr>
        <w:instrText xml:space="preserve"> ADDIN ZOTERO_ITEM CSL_CITATION {"citationID":"bO5YxJKk","properties":{"formattedCitation":"(Tappenbeck and Ellis 2010, 2011)","plainCitation":"(Tappenbeck and Ellis 2010, 2011)","noteIndex":0},"citationItems":[{"id":4635,"uris":["http://zotero.org/users/2645460/items/2SFL4YFS"],"uri":["http://zotero.org/users/2645460/items/2SFL4YFS"],"itemData":{"id":4635,"type":"report","event-place":"Flathead Lake Biological Station","number":"FLBS Report 206-10","page":"55","publisher":"Flathead Basin Commission","publisher-place":"Flathead Lake Biological Station","title":"Assessment of Groundwater Pollutants and Contaminants in the Shallow Aquifer of the Flathead Valley, Kalispell, Montana: Phase I","author":[{"family":"Tappenbeck","given":"Tyler H"},{"family":"Ellis","given":"Bonnie K"}],"issued":{"date-parts":[["2010"]]}}},{"id":4634,"uris":["http://zotero.org/users/2645460/items/3K4G8KQS"],"uri":["http://zotero.org/users/2645460/items/3K4G8KQS"],"itemData":{"id":4634,"type":"report","event-place":"Flathead Lake Biological Station","number":"FLCS Report 207-11","page":"60","publisher":"Flathead Basin Commission","publisher-place":"Flathead Lake Biological Station","title":"Assessment of Groundwater Pollutants and Contaminants in the Shallow Aquifer of Flathead Valley, Kalispell, Montana: Phase II","author":[{"family":"Tappenbeck","given":"Tyler H"},{"family":"Ellis","given":"Bonnie K"}],"issued":{"date-parts":[["2011"]]}}}],"schema":"https://github.com/citation-style-language/schema/raw/master/csl-citation.json"} </w:instrText>
      </w:r>
      <w:r w:rsidR="00656F85">
        <w:rPr>
          <w:rFonts w:ascii="Times New Roman" w:eastAsia="Times New Roman" w:hAnsi="Times New Roman" w:cs="Times New Roman"/>
          <w:sz w:val="24"/>
          <w:szCs w:val="24"/>
        </w:rPr>
        <w:fldChar w:fldCharType="separate"/>
      </w:r>
      <w:r w:rsidR="00656F85" w:rsidRPr="00656F85">
        <w:rPr>
          <w:rFonts w:ascii="Times New Roman" w:hAnsi="Times New Roman" w:cs="Times New Roman"/>
          <w:sz w:val="24"/>
        </w:rPr>
        <w:t>(Tappenbeck and Ellis 2010, 2011)</w:t>
      </w:r>
      <w:r w:rsidR="00656F85">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Furthermore, unknown</w:t>
      </w:r>
      <w:r w:rsidR="00BB4AC6">
        <w:rPr>
          <w:rFonts w:ascii="Times New Roman" w:eastAsia="Times New Roman" w:hAnsi="Times New Roman" w:cs="Times New Roman"/>
          <w:sz w:val="24"/>
          <w:szCs w:val="24"/>
        </w:rPr>
        <w:t xml:space="preserve"> factors include:</w:t>
      </w:r>
      <w:r w:rsidR="001461B4">
        <w:rPr>
          <w:rFonts w:ascii="Times New Roman" w:eastAsia="Times New Roman" w:hAnsi="Times New Roman" w:cs="Times New Roman"/>
          <w:sz w:val="24"/>
          <w:szCs w:val="24"/>
        </w:rPr>
        <w:t xml:space="preserve"> </w:t>
      </w:r>
      <w:r w:rsidR="00384447">
        <w:rPr>
          <w:rFonts w:ascii="Times New Roman" w:eastAsia="Times New Roman" w:hAnsi="Times New Roman" w:cs="Times New Roman"/>
          <w:sz w:val="24"/>
          <w:szCs w:val="24"/>
        </w:rPr>
        <w:t xml:space="preserve">(1) </w:t>
      </w:r>
      <w:r w:rsidR="001461B4">
        <w:rPr>
          <w:rFonts w:ascii="Times New Roman" w:eastAsia="Times New Roman" w:hAnsi="Times New Roman" w:cs="Times New Roman"/>
          <w:sz w:val="24"/>
          <w:szCs w:val="24"/>
        </w:rPr>
        <w:t xml:space="preserve">how subsurface PPCP concentrations </w:t>
      </w:r>
      <w:r w:rsidR="000C7098">
        <w:rPr>
          <w:rFonts w:ascii="Times New Roman" w:eastAsia="Times New Roman" w:hAnsi="Times New Roman" w:cs="Times New Roman"/>
          <w:sz w:val="24"/>
          <w:szCs w:val="24"/>
        </w:rPr>
        <w:t xml:space="preserve">within Flathead’s basin </w:t>
      </w:r>
      <w:r w:rsidR="001461B4">
        <w:rPr>
          <w:rFonts w:ascii="Times New Roman" w:eastAsia="Times New Roman" w:hAnsi="Times New Roman" w:cs="Times New Roman"/>
          <w:sz w:val="24"/>
          <w:szCs w:val="24"/>
        </w:rPr>
        <w:t xml:space="preserve">may enter surface flows through groundwater-surface water connections or </w:t>
      </w:r>
      <w:r w:rsidR="00384447">
        <w:rPr>
          <w:rFonts w:ascii="Times New Roman" w:eastAsia="Times New Roman" w:hAnsi="Times New Roman" w:cs="Times New Roman"/>
          <w:sz w:val="24"/>
          <w:szCs w:val="24"/>
        </w:rPr>
        <w:t xml:space="preserve">(2) how PPCPs contributed from Kalispell may </w:t>
      </w:r>
      <w:r w:rsidR="001461B4">
        <w:rPr>
          <w:rFonts w:ascii="Times New Roman" w:eastAsia="Times New Roman" w:hAnsi="Times New Roman" w:cs="Times New Roman"/>
          <w:sz w:val="24"/>
          <w:szCs w:val="24"/>
        </w:rPr>
        <w:t xml:space="preserve">affect </w:t>
      </w:r>
      <w:r w:rsidR="00384447">
        <w:rPr>
          <w:rFonts w:ascii="Times New Roman" w:eastAsia="Times New Roman" w:hAnsi="Times New Roman" w:cs="Times New Roman"/>
          <w:sz w:val="24"/>
          <w:szCs w:val="24"/>
        </w:rPr>
        <w:t>sub</w:t>
      </w:r>
      <w:r w:rsidR="001461B4">
        <w:rPr>
          <w:rFonts w:ascii="Times New Roman" w:eastAsia="Times New Roman" w:hAnsi="Times New Roman" w:cs="Times New Roman"/>
          <w:sz w:val="24"/>
          <w:szCs w:val="24"/>
        </w:rPr>
        <w:t>surface</w:t>
      </w:r>
      <w:r w:rsidR="00CA7732">
        <w:rPr>
          <w:rFonts w:ascii="Times New Roman" w:eastAsia="Times New Roman" w:hAnsi="Times New Roman" w:cs="Times New Roman"/>
          <w:sz w:val="24"/>
          <w:szCs w:val="24"/>
        </w:rPr>
        <w:t>, hyporheic,</w:t>
      </w:r>
      <w:r w:rsidR="000C7098">
        <w:rPr>
          <w:rFonts w:ascii="Times New Roman" w:eastAsia="Times New Roman" w:hAnsi="Times New Roman" w:cs="Times New Roman"/>
          <w:sz w:val="24"/>
          <w:szCs w:val="24"/>
        </w:rPr>
        <w:t xml:space="preserve"> and </w:t>
      </w:r>
      <w:r w:rsidR="00BB4AC6">
        <w:rPr>
          <w:rFonts w:ascii="Times New Roman" w:eastAsia="Times New Roman" w:hAnsi="Times New Roman" w:cs="Times New Roman"/>
          <w:sz w:val="24"/>
          <w:szCs w:val="24"/>
        </w:rPr>
        <w:t xml:space="preserve">potentially the </w:t>
      </w:r>
      <w:r w:rsidR="00B254B2">
        <w:rPr>
          <w:rFonts w:ascii="Times New Roman" w:eastAsia="Times New Roman" w:hAnsi="Times New Roman" w:cs="Times New Roman"/>
          <w:sz w:val="24"/>
          <w:szCs w:val="24"/>
        </w:rPr>
        <w:t>nearshore</w:t>
      </w:r>
      <w:r w:rsidR="000C7098">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biota such as stonefly larvae </w:t>
      </w:r>
      <w:r w:rsidR="00C73FAF">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{"citationID":"WmCanvvR","properties":{"formattedCitation":"(Stanford et al. 1994b; Stewart 2002; Malison et al. 2020)","plainCitation":"(Stanford et al. 1994b; Stewart 2002; Malison et al. 2020)","noteIndex":0},"citationItems":[{"id":4651,"uris":["http://zotero.org/users/2645460/items/EU7EZWMT"],"uri":["http://zotero.org/users/2645460/items/EU7EZWMT"],"itemData":{"id":4651,"type":"chapter","collection-title":"Aquatic Ecology","container-title":"Groundwater Ecology","event-place":"San Diego","ISBN":"978-0-08-050762-0","language":"en","note":"DOI: 10.1016/B978-0-08-050762-0.50021-8","page":"367-390","publisher":"Academic Press","publisher-place":"San Diego","source":"ScienceDirect","title":"14 - Ecology of the Alluvial Aquifers of the Flathead River, Montana","URL":"https://www.sciencedirect.com/science/article/pii/B9780080507620500218","author":[{"family":"Stanford","given":"J. A."},{"family":"Ward","given":"J. V."},{"family":"Ellis","given":"B. K."}],"editor":[{"family":"Gibert","given":"Janine"},{"family":"Danielopol","given":"Dan L."},{"family":"Stanford","given":"Jack A."}],"accessed":{"date-parts":[["2021",7,21]]},"issued":{"date-parts":[["1994",1,1]]}}},{"id":4645,"uris":["http://zotero.org/users/2645460/items/DKX3LB5A"],"uri":["http://zotero.org/users/2645460/items/DKX3LB5A"],"itemData":{"id":4645,"type":"book","abstract":"This second edition of the classic 1987 work on North American stonefly nymphs by Stewart and Stark updates generic changes, species lists and distributions, and all knowledge about the descriptions, ecology, behavior, and systematics of the now 104 genera. This book includes keys to families and genera, in addition to copious habitus and morphological illustrations. Eight color plates containing 48 color photographs of stonefly nymphs have been added to this edition.","edition":"2nd edition","event-place":"Columbus, Ohio","ISBN":"978-0-9667982-1-0","language":"English","number-of-pages":"510","publisher":"The Caddis Press","publisher-place":"Columbus, Ohio","source":"Amazon","title":"Nymphs of North American Stonefly Genera","author":[{"family":"Stewart","given":"Kenneth W."}],"issued":{"date-parts":[["2002",1,1]]}}},{"id":4641,"uris":["http://zotero.org/users/2645460/items/4W7H7AJ9"],"uri":["http://zotero.org/users/2645460/items/4W7H7AJ9"],"itemData":{"id":4641,"type":"article-journal","abstract":"Alluvial aquifers are key components of river floodplains and biodiversity worldwide, but they contain extreme environmental conditions and have limited sources of carbon for sustaining food webs. Despite this, they support abundant populations of aquifer stoneflies that have large proportions of their biomass carbon derived from methane. Methane is typically produced in freshwater ecosystems in anoxic conditions, while stoneflies (Order: Plecoptera) are thought to require highly oxygenated water. The potential importance of methane-derived food resources raises the possibility that stonefly consumers have evolved anoxia-resistant behaviors and physiologies. Here we tested the anoxic and hypoxic responses of 2,445 stonefly individuals in three aquifer species and nine benthic species. We conducted experimental trials in which we reduced oxygen levels, documented locomotor activity, and measured survival rates. Compared to surface-dwelling benthic relatives, stoneflies from the alluvial aquifer on the Flathead River (Montana) performed better in hypoxic and anoxic conditions. Aquifer species sustained the ability to walk after 4–76 h of anoxia vs. 1 h for benthic species and survived on average three times longer than their benthic counterparts. Aquifer stoneflies also sustained aerobic respiration down to much lower levels of ambient oxygen. We show that aquifer taxa have gene sequences for hemocyanin, an oxygen transport respiratory protein, representing a possible mechanism for surviving low oxygen. This remarkable ability to perform well in low-oxygen conditions is unique within the entire order of stoneflies (Plecoptera) and uncommon in other freshwater invertebrates. These results show that aquifer stoneflies can exploit rich carbon resources available in anoxic zones, which may explain their extraordinarily high abundance in gravel-bed floodplain aquifers. These stoneflies are part of a novel food web contributing biodiversity to river floodplains.","container-title":"Ecology","DOI":"10.1002/ecy.3127","ISSN":"1939-9170","issue":"10","language":"en","page":"e03127","source":"Wiley Online Library","title":"Remarkable anoxia tolerance by stoneflies from a floodplain aquifer","volume":"101","author":[{"family":"Malison","given":"Rachel L."},{"family":"Ellis","given":"Bonnie K."},{"family":"DelVecchia","given":"Amanda G."},{"family":"Jacobson","given":"Hailey"},{"family":"Hand","given":"Brian K."},{"family":"Luikart","given":"Gordon"},{"family":"Woods","given":"H. Arthur"},{"family":"Gamboa","given":"Maribet"},{"family":"Watanabe","given":"Kozo"},{"family":"Stanford","given":"Jack A."}],"issued":{"date-parts":[["2020"]]}}}],"schema":"https://github.com/citation-style-language/schema/raw/master/csl-citation.json"} </w:instrText>
      </w:r>
      <w:r w:rsidR="00C73FAF">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1994b; Stewart 2002; Malison et al. 2020)</w:t>
      </w:r>
      <w:r w:rsidR="00C73FAF">
        <w:rPr>
          <w:rFonts w:ascii="Times New Roman" w:eastAsia="Times New Roman" w:hAnsi="Times New Roman" w:cs="Times New Roman"/>
          <w:sz w:val="24"/>
          <w:szCs w:val="24"/>
        </w:rPr>
        <w:fldChar w:fldCharType="end"/>
      </w:r>
      <w:r w:rsidR="001461B4">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Our sampling scheme included one location within the Flathead River</w:t>
      </w:r>
      <w:r w:rsidR="001461B4">
        <w:rPr>
          <w:rFonts w:ascii="Times New Roman" w:eastAsia="Times New Roman" w:hAnsi="Times New Roman" w:cs="Times New Roman"/>
          <w:sz w:val="24"/>
          <w:szCs w:val="24"/>
        </w:rPr>
        <w:t xml:space="preserve"> (HO; Figure 1)</w:t>
      </w:r>
      <w:r w:rsidR="003E389B">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which runs through Kalispell and is </w:t>
      </w:r>
      <w:r w:rsidR="003E389B">
        <w:rPr>
          <w:rFonts w:ascii="Times New Roman" w:eastAsia="Times New Roman" w:hAnsi="Times New Roman" w:cs="Times New Roman"/>
          <w:sz w:val="24"/>
          <w:szCs w:val="24"/>
        </w:rPr>
        <w:t xml:space="preserve">the main surface input into Flathead Lake. Although we detected PPCPs </w:t>
      </w:r>
      <w:r w:rsidR="001461B4">
        <w:rPr>
          <w:rFonts w:ascii="Times New Roman" w:eastAsia="Times New Roman" w:hAnsi="Times New Roman" w:cs="Times New Roman"/>
          <w:sz w:val="24"/>
          <w:szCs w:val="24"/>
        </w:rPr>
        <w:t>at this site</w:t>
      </w:r>
      <w:r w:rsidR="003E389B">
        <w:rPr>
          <w:rFonts w:ascii="Times New Roman" w:eastAsia="Times New Roman" w:hAnsi="Times New Roman" w:cs="Times New Roman"/>
          <w:sz w:val="24"/>
          <w:szCs w:val="24"/>
        </w:rPr>
        <w:t xml:space="preserve">, concentrations were lower than those observed near the lakeside development of Bigfork, implying that concentrations observed in Flathead Lake likely originated from adjacent lakeside settlements and were not contributed from distal sources. More </w:t>
      </w:r>
      <w:r w:rsidR="003E389B">
        <w:rPr>
          <w:rFonts w:ascii="Times New Roman" w:eastAsia="Times New Roman" w:hAnsi="Times New Roman" w:cs="Times New Roman"/>
          <w:sz w:val="24"/>
          <w:szCs w:val="24"/>
        </w:rPr>
        <w:lastRenderedPageBreak/>
        <w:t xml:space="preserve">broadly, our results suggest </w:t>
      </w:r>
      <w:r w:rsidR="001461B4">
        <w:rPr>
          <w:rFonts w:ascii="Times New Roman" w:eastAsia="Times New Roman" w:hAnsi="Times New Roman" w:cs="Times New Roman"/>
          <w:sz w:val="24"/>
          <w:szCs w:val="24"/>
        </w:rPr>
        <w:t xml:space="preserve">that wastewater infrastructure as well as the size and temporal variation of human populations at </w:t>
      </w:r>
      <w:r w:rsidR="003E389B">
        <w:rPr>
          <w:rFonts w:ascii="Times New Roman" w:eastAsia="Times New Roman" w:hAnsi="Times New Roman" w:cs="Times New Roman"/>
          <w:sz w:val="24"/>
          <w:szCs w:val="24"/>
        </w:rPr>
        <w:t xml:space="preserve">adjacent lakeside developments </w:t>
      </w:r>
      <w:r w:rsidR="001461B4">
        <w:rPr>
          <w:rFonts w:ascii="Times New Roman" w:eastAsia="Times New Roman" w:hAnsi="Times New Roman" w:cs="Times New Roman"/>
          <w:sz w:val="24"/>
          <w:szCs w:val="24"/>
        </w:rPr>
        <w:t xml:space="preserve">can </w:t>
      </w:r>
      <w:r w:rsidR="003E389B">
        <w:rPr>
          <w:rFonts w:ascii="Times New Roman" w:eastAsia="Times New Roman" w:hAnsi="Times New Roman" w:cs="Times New Roman"/>
          <w:sz w:val="24"/>
          <w:szCs w:val="24"/>
        </w:rPr>
        <w:t xml:space="preserve">contribute spatially and temporally varying sewage inputs, thereby creating hot spots as well as hot moments of sewage pulses into the nearshore. </w:t>
      </w:r>
    </w:p>
    <w:p w14:paraId="62BEA8F9" w14:textId="77777777" w:rsidR="00A7754D" w:rsidRDefault="00A7754D">
      <w:pPr>
        <w:widowControl w:val="0"/>
        <w:spacing w:line="240" w:lineRule="auto"/>
        <w:rPr>
          <w:rFonts w:ascii="Times New Roman" w:eastAsia="Times New Roman" w:hAnsi="Times New Roman" w:cs="Times New Roman"/>
          <w:sz w:val="24"/>
          <w:szCs w:val="24"/>
        </w:rPr>
      </w:pPr>
    </w:p>
    <w:p w14:paraId="47653D29" w14:textId="1DBF8D2F"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Flathead Lake, these data and results are important for understanding PPCP prevalence in lakes and </w:t>
      </w:r>
      <w:r w:rsidR="001461B4">
        <w:rPr>
          <w:rFonts w:ascii="Times New Roman" w:eastAsia="Times New Roman" w:hAnsi="Times New Roman" w:cs="Times New Roman"/>
          <w:sz w:val="24"/>
          <w:szCs w:val="24"/>
        </w:rPr>
        <w:t>sewage contributions</w:t>
      </w:r>
      <w:r>
        <w:rPr>
          <w:rFonts w:ascii="Times New Roman" w:eastAsia="Times New Roman" w:hAnsi="Times New Roman" w:cs="Times New Roman"/>
          <w:sz w:val="24"/>
          <w:szCs w:val="24"/>
        </w:rPr>
        <w:t xml:space="preserve"> from decentralized wastewater treatment. Despite rapid </w:t>
      </w:r>
      <w:r w:rsidR="00014874">
        <w:rPr>
          <w:rFonts w:ascii="Times New Roman" w:eastAsia="Times New Roman" w:hAnsi="Times New Roman" w:cs="Times New Roman"/>
          <w:sz w:val="24"/>
          <w:szCs w:val="24"/>
        </w:rPr>
        <w:t xml:space="preserve">worldwide </w:t>
      </w:r>
      <w:r>
        <w:rPr>
          <w:rFonts w:ascii="Times New Roman" w:eastAsia="Times New Roman" w:hAnsi="Times New Roman" w:cs="Times New Roman"/>
          <w:sz w:val="24"/>
          <w:szCs w:val="24"/>
        </w:rPr>
        <w:t>growth in the PPCP literature over the past three decades, both lakes and forms of decentralized sewage treatment have remained far less represented in the literature relative to lotic environments and forms of centralized wastewater treatment (Meyer et al., 2019). These imbalances may be important for shaping our understanding of PPCPs in the environment. Lakes tend to have longer hydraulic residence times relative to lotic systems, meaning that pollutants within sewage may concentrate</w:t>
      </w:r>
      <w:r w:rsidR="001461B4">
        <w:rPr>
          <w:rFonts w:ascii="Times New Roman" w:eastAsia="Times New Roman" w:hAnsi="Times New Roman" w:cs="Times New Roman"/>
          <w:sz w:val="24"/>
          <w:szCs w:val="24"/>
        </w:rPr>
        <w:t xml:space="preserve"> and elicit stronger biological responses</w:t>
      </w:r>
      <w:r>
        <w:rPr>
          <w:rFonts w:ascii="Times New Roman" w:eastAsia="Times New Roman" w:hAnsi="Times New Roman" w:cs="Times New Roman"/>
          <w:sz w:val="24"/>
          <w:szCs w:val="24"/>
        </w:rPr>
        <w:t xml:space="preserve">. Likewise, decentralized wastewater treatment can contribute significant </w:t>
      </w:r>
      <w:r w:rsidR="001461B4">
        <w:rPr>
          <w:rFonts w:ascii="Times New Roman" w:eastAsia="Times New Roman" w:hAnsi="Times New Roman" w:cs="Times New Roman"/>
          <w:sz w:val="24"/>
          <w:szCs w:val="24"/>
        </w:rPr>
        <w:t xml:space="preserve">nutrient </w:t>
      </w:r>
      <w:r w:rsidR="007C7861">
        <w:rPr>
          <w:rFonts w:ascii="Times New Roman" w:eastAsia="Times New Roman" w:hAnsi="Times New Roman" w:cs="Times New Roman"/>
          <w:sz w:val="24"/>
          <w:szCs w:val="24"/>
        </w:rPr>
        <w:fldChar w:fldCharType="begin"/>
      </w:r>
      <w:r w:rsidR="007C7861">
        <w:rPr>
          <w:rFonts w:ascii="Times New Roman" w:eastAsia="Times New Roman" w:hAnsi="Times New Roman" w:cs="Times New Roman"/>
          <w:sz w:val="24"/>
          <w:szCs w:val="24"/>
        </w:rPr>
        <w:instrText xml:space="preserve"> ADDIN ZOTERO_ITEM CSL_CITATION {"citationID":"g863otIH","properties":{"formattedCitation":"(Moore et al. 2003; Rosenberger et al. 2008; Hampton et al. 2011; Withers et al. 2014)","plainCitation":"(Moore et al. 2003; Rosenberger et al. 2008; Hampton et al. 2011; Withers et al. 2014)","noteIndex":0},"citationItems":[{"id":760,"uris":["http://zotero.org/users/2645460/items/EHK87KTR"],"uri":["http://zotero.org/users/2645460/items/EHK87KTR"],"itemData":{"id":760,"type":"article-journal","container-title":"AMBIO: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7C7861">
        <w:rPr>
          <w:rFonts w:ascii="Times New Roman" w:eastAsia="Times New Roman" w:hAnsi="Times New Roman" w:cs="Times New Roman"/>
          <w:sz w:val="24"/>
          <w:szCs w:val="24"/>
        </w:rPr>
        <w:fldChar w:fldCharType="separate"/>
      </w:r>
      <w:r w:rsidR="007C7861" w:rsidRPr="007C7861">
        <w:rPr>
          <w:rFonts w:ascii="Times New Roman" w:hAnsi="Times New Roman" w:cs="Times New Roman"/>
          <w:sz w:val="24"/>
        </w:rPr>
        <w:t>(Moore et al. 2003; Rosenberger et al. 2008; Hampton et al. 2011; Withers et al. 2014)</w:t>
      </w:r>
      <w:r w:rsidR="007C7861">
        <w:rPr>
          <w:rFonts w:ascii="Times New Roman" w:eastAsia="Times New Roman" w:hAnsi="Times New Roman" w:cs="Times New Roman"/>
          <w:sz w:val="24"/>
          <w:szCs w:val="24"/>
        </w:rPr>
        <w:fldChar w:fldCharType="end"/>
      </w:r>
      <w:r w:rsidR="007C7861">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and micropollutant </w:t>
      </w:r>
      <w:r w:rsidR="007C7861">
        <w:rPr>
          <w:rFonts w:ascii="Times New Roman" w:eastAsia="Times New Roman" w:hAnsi="Times New Roman" w:cs="Times New Roman"/>
          <w:sz w:val="24"/>
          <w:szCs w:val="24"/>
        </w:rPr>
        <w:fldChar w:fldCharType="begin"/>
      </w:r>
      <w:r w:rsidR="007C7861">
        <w:rPr>
          <w:rFonts w:ascii="Times New Roman" w:eastAsia="Times New Roman" w:hAnsi="Times New Roman" w:cs="Times New Roman"/>
          <w:sz w:val="24"/>
          <w:szCs w:val="24"/>
        </w:rPr>
        <w:instrText xml:space="preserve"> ADDIN ZOTERO_ITEM CSL_CITATION {"citationID":"F7XP4d2U","properties":{"formattedCitation":"(Meyer et al.; Bendz et al. 2005)","plainCitation":"(Meyer et al.; Bendz et al. 2005)","noteIndex":0},"citationItems":[{"id":4114,"uris":["http://zotero.org/users/2645460/items/5MKK494P"],"uri":["http://zotero.org/users/2645460/items/5MKK494P"],"itemData":{"id":4114,"type":"article-journal","title":"Effects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7C7861">
        <w:rPr>
          <w:rFonts w:ascii="Times New Roman" w:eastAsia="Times New Roman" w:hAnsi="Times New Roman" w:cs="Times New Roman"/>
          <w:sz w:val="24"/>
          <w:szCs w:val="24"/>
        </w:rPr>
        <w:fldChar w:fldCharType="separate"/>
      </w:r>
      <w:r w:rsidR="007C7861" w:rsidRPr="007C7861">
        <w:rPr>
          <w:rFonts w:ascii="Times New Roman" w:hAnsi="Times New Roman" w:cs="Times New Roman"/>
          <w:sz w:val="24"/>
        </w:rPr>
        <w:t>(Meyer et al.; Bendz et al. 2005)</w:t>
      </w:r>
      <w:r w:rsidR="007C7861">
        <w:rPr>
          <w:rFonts w:ascii="Times New Roman" w:eastAsia="Times New Roman" w:hAnsi="Times New Roman" w:cs="Times New Roman"/>
          <w:sz w:val="24"/>
          <w:szCs w:val="24"/>
        </w:rPr>
        <w:fldChar w:fldCharType="end"/>
      </w:r>
      <w:r w:rsidR="007C78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loading</w:t>
      </w:r>
      <w:r w:rsidR="001461B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proximal aquatic systems</w:t>
      </w:r>
      <w:r w:rsidR="0052162D">
        <w:rPr>
          <w:rFonts w:ascii="Times New Roman" w:eastAsia="Times New Roman" w:hAnsi="Times New Roman" w:cs="Times New Roman"/>
          <w:sz w:val="24"/>
          <w:szCs w:val="24"/>
        </w:rPr>
        <w:t xml:space="preserve">. Adding </w:t>
      </w:r>
      <w:r w:rsidR="007C7861">
        <w:rPr>
          <w:rFonts w:ascii="Times New Roman" w:eastAsia="Times New Roman" w:hAnsi="Times New Roman" w:cs="Times New Roman"/>
          <w:sz w:val="24"/>
          <w:szCs w:val="24"/>
        </w:rPr>
        <w:t xml:space="preserve">to this </w:t>
      </w:r>
      <w:r w:rsidR="0052162D">
        <w:rPr>
          <w:rFonts w:ascii="Times New Roman" w:eastAsia="Times New Roman" w:hAnsi="Times New Roman" w:cs="Times New Roman"/>
          <w:sz w:val="24"/>
          <w:szCs w:val="24"/>
        </w:rPr>
        <w:t>complexity,</w:t>
      </w:r>
      <w:r>
        <w:rPr>
          <w:rFonts w:ascii="Times New Roman" w:eastAsia="Times New Roman" w:hAnsi="Times New Roman" w:cs="Times New Roman"/>
          <w:sz w:val="24"/>
          <w:szCs w:val="24"/>
        </w:rPr>
        <w:t xml:space="preserve"> PPCPs contributed from septic systems have </w:t>
      </w:r>
      <w:r w:rsidR="0052162D">
        <w:rPr>
          <w:rFonts w:ascii="Times New Roman" w:eastAsia="Times New Roman" w:hAnsi="Times New Roman" w:cs="Times New Roman"/>
          <w:sz w:val="24"/>
          <w:szCs w:val="24"/>
        </w:rPr>
        <w:t>demonstrated complex transport dynamics that may influence their residence time, where some PPCPs</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such as caffeine</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can </w:t>
      </w:r>
      <w:r>
        <w:rPr>
          <w:rFonts w:ascii="Times New Roman" w:eastAsia="Times New Roman" w:hAnsi="Times New Roman" w:cs="Times New Roman"/>
          <w:sz w:val="24"/>
          <w:szCs w:val="24"/>
        </w:rPr>
        <w:t xml:space="preserve">pulse through </w:t>
      </w:r>
      <w:r w:rsidR="0052162D">
        <w:rPr>
          <w:rFonts w:ascii="Times New Roman" w:eastAsia="Times New Roman" w:hAnsi="Times New Roman" w:cs="Times New Roman"/>
          <w:sz w:val="24"/>
          <w:szCs w:val="24"/>
        </w:rPr>
        <w:t xml:space="preserve">subsurface </w:t>
      </w:r>
      <w:r>
        <w:rPr>
          <w:rFonts w:ascii="Times New Roman" w:eastAsia="Times New Roman" w:hAnsi="Times New Roman" w:cs="Times New Roman"/>
          <w:sz w:val="24"/>
          <w:szCs w:val="24"/>
        </w:rPr>
        <w:t xml:space="preserve">systems </w:t>
      </w:r>
      <w:r w:rsidR="0052162D">
        <w:rPr>
          <w:rFonts w:ascii="Times New Roman" w:eastAsia="Times New Roman" w:hAnsi="Times New Roman" w:cs="Times New Roman"/>
          <w:sz w:val="24"/>
          <w:szCs w:val="24"/>
        </w:rPr>
        <w:t xml:space="preserve">and </w:t>
      </w:r>
      <w:r w:rsidR="00403324">
        <w:rPr>
          <w:rFonts w:ascii="Times New Roman" w:eastAsia="Times New Roman" w:hAnsi="Times New Roman" w:cs="Times New Roman"/>
          <w:sz w:val="24"/>
          <w:szCs w:val="24"/>
        </w:rPr>
        <w:t xml:space="preserve">enter </w:t>
      </w:r>
      <w:r w:rsidR="0052162D">
        <w:rPr>
          <w:rFonts w:ascii="Times New Roman" w:eastAsia="Times New Roman" w:hAnsi="Times New Roman" w:cs="Times New Roman"/>
          <w:sz w:val="24"/>
          <w:szCs w:val="24"/>
        </w:rPr>
        <w:t>into surface flow</w:t>
      </w:r>
      <w:r w:rsidR="00403324">
        <w:rPr>
          <w:rFonts w:ascii="Times New Roman" w:eastAsia="Times New Roman" w:hAnsi="Times New Roman" w:cs="Times New Roman"/>
          <w:sz w:val="24"/>
          <w:szCs w:val="24"/>
        </w:rPr>
        <w:t>s</w:t>
      </w:r>
      <w:r w:rsidR="0052162D">
        <w:rPr>
          <w:rFonts w:ascii="Times New Roman" w:eastAsia="Times New Roman" w:hAnsi="Times New Roman" w:cs="Times New Roman"/>
          <w:sz w:val="24"/>
          <w:szCs w:val="24"/>
        </w:rPr>
        <w:t xml:space="preserve">, yet </w:t>
      </w:r>
      <w:r w:rsidR="00211D59">
        <w:rPr>
          <w:rFonts w:ascii="Times New Roman" w:eastAsia="Times New Roman" w:hAnsi="Times New Roman" w:cs="Times New Roman"/>
          <w:sz w:val="24"/>
          <w:szCs w:val="24"/>
        </w:rPr>
        <w:t>other</w:t>
      </w:r>
      <w:r w:rsidR="0052162D">
        <w:rPr>
          <w:rFonts w:ascii="Times New Roman" w:eastAsia="Times New Roman" w:hAnsi="Times New Roman" w:cs="Times New Roman"/>
          <w:sz w:val="24"/>
          <w:szCs w:val="24"/>
        </w:rPr>
        <w:t>s</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such as acetaminophen</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w:t>
      </w:r>
      <w:r w:rsidR="00403324">
        <w:rPr>
          <w:rFonts w:ascii="Times New Roman" w:eastAsia="Times New Roman" w:hAnsi="Times New Roman" w:cs="Times New Roman"/>
          <w:sz w:val="24"/>
          <w:szCs w:val="24"/>
        </w:rPr>
        <w:t xml:space="preserve">can </w:t>
      </w:r>
      <w:r w:rsidR="00014874">
        <w:rPr>
          <w:rFonts w:ascii="Times New Roman" w:eastAsia="Times New Roman" w:hAnsi="Times New Roman" w:cs="Times New Roman"/>
          <w:sz w:val="24"/>
          <w:szCs w:val="24"/>
        </w:rPr>
        <w:t>sorb</w:t>
      </w:r>
      <w:r>
        <w:rPr>
          <w:rFonts w:ascii="Times New Roman" w:eastAsia="Times New Roman" w:hAnsi="Times New Roman" w:cs="Times New Roman"/>
          <w:sz w:val="24"/>
          <w:szCs w:val="24"/>
        </w:rPr>
        <w:t xml:space="preserve"> to </w:t>
      </w:r>
      <w:r w:rsidR="0052162D">
        <w:rPr>
          <w:rFonts w:ascii="Times New Roman" w:eastAsia="Times New Roman" w:hAnsi="Times New Roman" w:cs="Times New Roman"/>
          <w:sz w:val="24"/>
          <w:szCs w:val="24"/>
        </w:rPr>
        <w:t xml:space="preserve">proximal </w:t>
      </w:r>
      <w:r>
        <w:rPr>
          <w:rFonts w:ascii="Times New Roman" w:eastAsia="Times New Roman" w:hAnsi="Times New Roman" w:cs="Times New Roman"/>
          <w:sz w:val="24"/>
          <w:szCs w:val="24"/>
        </w:rPr>
        <w:t xml:space="preserve">colloidal materials, thereby creating PPCP hotspots </w:t>
      </w:r>
      <w:r w:rsidR="00D33F0C">
        <w:rPr>
          <w:rFonts w:ascii="Times New Roman" w:eastAsia="Times New Roman" w:hAnsi="Times New Roman" w:cs="Times New Roman"/>
          <w:sz w:val="24"/>
          <w:szCs w:val="24"/>
        </w:rPr>
        <w:fldChar w:fldCharType="begin"/>
      </w:r>
      <w:r w:rsidR="00D33F0C">
        <w:rPr>
          <w:rFonts w:ascii="Times New Roman" w:eastAsia="Times New Roman" w:hAnsi="Times New Roman" w:cs="Times New Roman"/>
          <w:sz w:val="24"/>
          <w:szCs w:val="24"/>
        </w:rPr>
        <w:instrText xml:space="preserve"> ADDIN ZOTERO_ITEM CSL_CITATION {"citationID":"wOO5YUZK","properties":{"formattedCitation":"(Yang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D33F0C">
        <w:rPr>
          <w:rFonts w:ascii="Times New Roman" w:eastAsia="Times New Roman" w:hAnsi="Times New Roman" w:cs="Times New Roman"/>
          <w:sz w:val="24"/>
          <w:szCs w:val="24"/>
        </w:rPr>
        <w:fldChar w:fldCharType="separate"/>
      </w:r>
      <w:r w:rsidR="00D33F0C" w:rsidRPr="00D33F0C">
        <w:rPr>
          <w:rFonts w:ascii="Times New Roman" w:hAnsi="Times New Roman" w:cs="Times New Roman"/>
          <w:sz w:val="24"/>
        </w:rPr>
        <w:t>(Yang et al. 2016)</w:t>
      </w:r>
      <w:r w:rsidR="00D33F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403324">
        <w:rPr>
          <w:rFonts w:ascii="Times New Roman" w:eastAsia="Times New Roman" w:hAnsi="Times New Roman" w:cs="Times New Roman"/>
          <w:sz w:val="24"/>
          <w:szCs w:val="24"/>
        </w:rPr>
        <w:t>C</w:t>
      </w:r>
      <w:r>
        <w:rPr>
          <w:rFonts w:ascii="Times New Roman" w:eastAsia="Times New Roman" w:hAnsi="Times New Roman" w:cs="Times New Roman"/>
          <w:sz w:val="24"/>
          <w:szCs w:val="24"/>
        </w:rPr>
        <w:t>onsidering that more than half of the world’s population utilizes some form of decentralized wastewater treatment</w:t>
      </w:r>
      <w:r w:rsidR="00D33F0C">
        <w:rPr>
          <w:rFonts w:ascii="Times New Roman" w:eastAsia="Times New Roman" w:hAnsi="Times New Roman" w:cs="Times New Roman"/>
          <w:sz w:val="24"/>
          <w:szCs w:val="24"/>
        </w:rPr>
        <w:t xml:space="preserve"> </w:t>
      </w:r>
      <w:r w:rsidR="00D33F0C">
        <w:rPr>
          <w:rFonts w:ascii="Times New Roman" w:eastAsia="Times New Roman" w:hAnsi="Times New Roman" w:cs="Times New Roman"/>
          <w:sz w:val="24"/>
          <w:szCs w:val="24"/>
        </w:rPr>
        <w:fldChar w:fldCharType="begin"/>
      </w:r>
      <w:r w:rsidR="00D33F0C">
        <w:rPr>
          <w:rFonts w:ascii="Times New Roman" w:eastAsia="Times New Roman" w:hAnsi="Times New Roman" w:cs="Times New Roman"/>
          <w:sz w:val="24"/>
          <w:szCs w:val="24"/>
        </w:rPr>
        <w:instrText xml:space="preserve"> ADDIN ZOTERO_ITEM CSL_CITATION {"citationID":"KN1TAYgk","properties":{"formattedCitation":"(Withers et al. 2014)","plainCitation":"(Withers et al. 2014)","noteIndex":0},"citationItems":[{"id":2909,"uris":["http://zotero.org/users/2645460/items/NWDC4IDP"],"uri":["http://zotero.org/users/2645460/items/NWDC4IDP"],"itemData":{"id":2909,"type":"article-journal","container-title":"Frontiers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D33F0C">
        <w:rPr>
          <w:rFonts w:ascii="Times New Roman" w:eastAsia="Times New Roman" w:hAnsi="Times New Roman" w:cs="Times New Roman"/>
          <w:sz w:val="24"/>
          <w:szCs w:val="24"/>
        </w:rPr>
        <w:fldChar w:fldCharType="separate"/>
      </w:r>
      <w:r w:rsidR="00D33F0C" w:rsidRPr="00D33F0C">
        <w:rPr>
          <w:rFonts w:ascii="Times New Roman" w:hAnsi="Times New Roman" w:cs="Times New Roman"/>
          <w:sz w:val="24"/>
        </w:rPr>
        <w:t>(Withers et al. 2014)</w:t>
      </w:r>
      <w:r w:rsidR="00D33F0C">
        <w:rPr>
          <w:rFonts w:ascii="Times New Roman" w:eastAsia="Times New Roman" w:hAnsi="Times New Roman" w:cs="Times New Roman"/>
          <w:sz w:val="24"/>
          <w:szCs w:val="24"/>
        </w:rPr>
        <w:fldChar w:fldCharType="end"/>
      </w:r>
      <w:r w:rsidR="0052162D">
        <w:rPr>
          <w:rFonts w:ascii="Times New Roman" w:eastAsia="Times New Roman" w:hAnsi="Times New Roman" w:cs="Times New Roman"/>
          <w:sz w:val="24"/>
          <w:szCs w:val="24"/>
        </w:rPr>
        <w:t xml:space="preserve">, the current uncertainties around PPCP prevalence, </w:t>
      </w:r>
      <w:r w:rsidR="00403324">
        <w:rPr>
          <w:rFonts w:ascii="Times New Roman" w:eastAsia="Times New Roman" w:hAnsi="Times New Roman" w:cs="Times New Roman"/>
          <w:sz w:val="24"/>
          <w:szCs w:val="24"/>
        </w:rPr>
        <w:t>PPCPs’</w:t>
      </w:r>
      <w:r w:rsidR="0052162D">
        <w:rPr>
          <w:rFonts w:ascii="Times New Roman" w:eastAsia="Times New Roman" w:hAnsi="Times New Roman" w:cs="Times New Roman"/>
          <w:sz w:val="24"/>
          <w:szCs w:val="24"/>
        </w:rPr>
        <w:t xml:space="preserve"> potential to accumulate and create pollution hot spots, and </w:t>
      </w:r>
      <w:r w:rsidR="00403324">
        <w:rPr>
          <w:rFonts w:ascii="Times New Roman" w:eastAsia="Times New Roman" w:hAnsi="Times New Roman" w:cs="Times New Roman"/>
          <w:sz w:val="24"/>
          <w:szCs w:val="24"/>
        </w:rPr>
        <w:t xml:space="preserve">PPCPs’ often uncertain </w:t>
      </w:r>
      <w:r w:rsidR="0052162D">
        <w:rPr>
          <w:rFonts w:ascii="Times New Roman" w:eastAsia="Times New Roman" w:hAnsi="Times New Roman" w:cs="Times New Roman"/>
          <w:sz w:val="24"/>
          <w:szCs w:val="24"/>
        </w:rPr>
        <w:t>biological effects</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w:t>
      </w:r>
      <w:r w:rsidR="00403324">
        <w:rPr>
          <w:rFonts w:ascii="Times New Roman" w:eastAsia="Times New Roman" w:hAnsi="Times New Roman" w:cs="Times New Roman"/>
          <w:sz w:val="24"/>
          <w:szCs w:val="24"/>
        </w:rPr>
        <w:t xml:space="preserve">our data underscore the potential for PPCP concentrations to vary spatially and temporally in lakes and highlight the need for continued study of the biophysical processes influencing their abundance. </w:t>
      </w:r>
    </w:p>
    <w:p w14:paraId="11E82C88" w14:textId="77777777" w:rsidR="00A7754D" w:rsidRDefault="00A7754D">
      <w:pPr>
        <w:widowControl w:val="0"/>
        <w:spacing w:line="240" w:lineRule="auto"/>
        <w:rPr>
          <w:rFonts w:ascii="Times New Roman" w:eastAsia="Times New Roman" w:hAnsi="Times New Roman" w:cs="Times New Roman"/>
          <w:sz w:val="24"/>
          <w:szCs w:val="24"/>
        </w:rPr>
      </w:pPr>
    </w:p>
    <w:p w14:paraId="130120B2" w14:textId="267808D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our study focused on using PPCPs as indicators of sewage, PPCPs themselves can </w:t>
      </w:r>
      <w:r w:rsidR="000C4E79">
        <w:rPr>
          <w:rFonts w:ascii="Times New Roman" w:eastAsia="Times New Roman" w:hAnsi="Times New Roman" w:cs="Times New Roman"/>
          <w:sz w:val="24"/>
          <w:szCs w:val="24"/>
        </w:rPr>
        <w:t>cause deleterious ecological consequences</w:t>
      </w:r>
      <w:r>
        <w:rPr>
          <w:rFonts w:ascii="Times New Roman" w:eastAsia="Times New Roman" w:hAnsi="Times New Roman" w:cs="Times New Roman"/>
          <w:sz w:val="24"/>
          <w:szCs w:val="24"/>
        </w:rPr>
        <w:t>, even at concentration</w:t>
      </w:r>
      <w:r w:rsidR="000C709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we observed in Flathead (e.g., &lt; 10 ng/L</w:t>
      </w:r>
      <w:r w:rsidR="0052162D">
        <w:rPr>
          <w:rFonts w:ascii="Times New Roman" w:eastAsia="Times New Roman" w:hAnsi="Times New Roman" w:cs="Times New Roman"/>
          <w:sz w:val="24"/>
          <w:szCs w:val="24"/>
        </w:rPr>
        <w:t xml:space="preserve">; </w:t>
      </w:r>
      <w:r w:rsidR="0052162D">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{"citationID":"GimaXtGY","properties":{"formattedCitation":"(Feij\\uc0\\u227{}o et al. 2020)","plainCitation":"(Feijão et al. 2020)","dontUpdate":true,"noteIndex":0},"citationItems":[{"id":4047,"uris":["http://zotero.org/users/2645460/items/MMAQ8AY5"],"uri":["http://zotero.org/users/2645460/items/MMAQ8AY5"],"itemData":{"id":4047,"type":"article-journal","abstract":"Pharmaceutical residues impose a new and emerging threat to aquatic environments and its biota. One of the most commonly prescribed pharmaceuticals is the antidepressant fluoxetine, a selective serotonin re-uptake inhibitor that has been frequently detected, in concentrations up to 40 μg L–1, in aquatic ecosystems. The present study aims to investigate the ecotoxicity of fluoxetine at environmentally relevant concentrations (0.3, 0.6, 20, 40, and 80 μg L–1) on cell energy and lipid metabolism, as well as oxidative stress biomarkers in the model diatom Phaeodactylum tricornutum. Exposure to higher concentrations of fluoxetine negatively affected cell density and photosynthesis through a decrease in the active PSII reaction centers. Stress response mechanisms, like β-carotene (β-car) production and antioxidant enzymes [superoxide dismutase (SOD) and ascorbate peroxidase (APX)] up-regulation were triggered, likely as a positive feedback mechanism toward formation of fluoxetine-induced reactive oxygen species. Lipid peroxidation products increased greatly at the highest fluoxetine concentration whereas no variation in the relative amounts of long chain polyunsaturated fatty acids (LC-PUFAs) was observed. However, monogalactosyldiacylglycerol-characteristic fatty acids such as C16:2 and C16:3 increased, suggesting an interaction between light harvesting pigments, lipid environment, and photosynthesis stabilization. Using a canonical multivariate analysis, it was possible to evaluate the efficiency of the application of bio-optical and biochemical techniques as potential fluoxetine exposure biomarkers in P. tricornutum. An overall classification efficiency to the different levels of fluoxetine exposure of 61.1 and 88.9% were obtained for bio-optical and fatty acids profiles, respectively, with different resolution degrees highlighting these parameters as potential efficient biomarkers. Additionally, the negative impact of this pharmaceutical molecule on the primary productivity is also evident alongside with an increase in respiratory oxygen consumption. From the ecological point of view, reduction in diatom biomass due to continued exposure to fluoxetine may severely impact estuarine and coastal trophic webs, by both a reduction in oxygen primary productivity and reduced availability of key fatty acids to the dependent heterotrophic upper levels.","container-title":"Frontiers in Microbiology","DOI":"10.3389/fmicb.2020.01803","ISSN":"1664-302X","journalAbbreviation":"Front Microbiol","note":"PMID: 32849412\nPMCID: PMC7411086","source":"PubMed Central","title":"Fluoxetine Arrests Growth of the Model Diatom Phaeodactylum tricornutum by Increasing Oxidative Stress and Altering Energetic and Lipid Metabolism","URL":"https://www.ncbi.nlm.nih.gov/pmc/articles/PMC7411086/","volume":"11","author":[{"family":"Feijão","given":"Eduardo"},{"family":"Cruz de Carvalho","given":"Ricardo"},{"family":"Duarte","given":"Irina A."},{"family":"Matos","given":"Ana Rita"},{"family":"Cabrita","given":"Maria Teresa"},{"family":"Novais","given":"Sara C."},{"family":"Lemos","given":"Marco F. L."},{"family":"Caçador","given":"Isabel"},{"family":"Marques","given":"João Carlos"},{"family":"Reis-Santos","given":"Patrick"},{"family":"Fonseca","given":"Vanessa F."},{"family":"Duarte","given":"Bernardo"}],"accessed":{"date-parts":[["2020",11,30]]},"issued":{"date-parts":[["2020",7,31]]}}}],"schema":"https://github.com/citation-style-language/schema/raw/master/csl-citation.json"}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szCs w:val="24"/>
        </w:rPr>
        <w:t>Feijão et al. 2020)</w:t>
      </w:r>
      <w:r w:rsidR="0052162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4874">
        <w:rPr>
          <w:rFonts w:ascii="Times New Roman" w:eastAsia="Times New Roman" w:hAnsi="Times New Roman" w:cs="Times New Roman"/>
          <w:sz w:val="24"/>
          <w:szCs w:val="24"/>
        </w:rPr>
        <w:t>Biotic</w:t>
      </w:r>
      <w:r>
        <w:rPr>
          <w:rFonts w:ascii="Times New Roman" w:eastAsia="Times New Roman" w:hAnsi="Times New Roman" w:cs="Times New Roman"/>
          <w:sz w:val="24"/>
          <w:szCs w:val="24"/>
        </w:rPr>
        <w:t xml:space="preserve"> responses can </w:t>
      </w:r>
      <w:r w:rsidR="00403324">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physiological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{"citationID":"sApTv8B2","properties":{"formattedCitation":"(del Rey et al. 2011)","plainCitation":"(del Rey et al. 2011)","noteIndex":0},"citationItems":[{"id":414,"uris":["http://zotero.org/users/2645460/items/N52FMWAD"],"uri":["http://zotero.org/users/2645460/items/N52FMWAD"],"itemData":{"id":414,"type":"article-journal","container-title":"Ecotoxicology","DOI":"10.1007/s10646-011-0649-6","ISSN":"0963-9292, 1573-3017","issue":"4","language":"en","page":"855-861","source":"CrossRef","title":"Expression of HSP70 in Mytilus californianus following exposure to caffeine","volume":"20","author":[{"family":"Rey","given":"Zoe Rodriguez","non-dropping-particle":"del"},{"family":"Granek","given":"Elise F."},{"family":"Buckley","given":"Bradley A."}],"issued":{"date-parts":[["2011",6]]}}}],"schema":"https://github.com/citation-style-language/schema/raw/master/csl-citation.json"}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(del Rey et al. 2011)</w:t>
      </w:r>
      <w:r w:rsidR="0052162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behavioral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{"citationID":"INcmC5Le","properties":{"formattedCitation":"(Brodin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(Brodin et al. 2013)</w:t>
      </w:r>
      <w:r w:rsidR="0052162D">
        <w:rPr>
          <w:rFonts w:ascii="Times New Roman" w:eastAsia="Times New Roman" w:hAnsi="Times New Roman" w:cs="Times New Roman"/>
          <w:sz w:val="24"/>
          <w:szCs w:val="24"/>
        </w:rPr>
        <w:fldChar w:fldCharType="end"/>
      </w:r>
      <w:r w:rsidR="00014874">
        <w:rPr>
          <w:rFonts w:ascii="Times New Roman" w:eastAsia="Times New Roman" w:hAnsi="Times New Roman" w:cs="Times New Roman"/>
          <w:sz w:val="24"/>
          <w:szCs w:val="24"/>
        </w:rPr>
        <w:t xml:space="preserve"> consequences as well as </w:t>
      </w:r>
      <w:r>
        <w:rPr>
          <w:rFonts w:ascii="Times New Roman" w:eastAsia="Times New Roman" w:hAnsi="Times New Roman" w:cs="Times New Roman"/>
          <w:sz w:val="24"/>
          <w:szCs w:val="24"/>
        </w:rPr>
        <w:t xml:space="preserve">food web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{"citationID":"LNqYfPhy","properties":{"formattedCitation":"(Meador et al. 2016; Lagesson et al. 2016; Richmond et al. 2018)","plainCitation":"(Meador et al. 2016; Lagesson et al. 2016; Richmond et al. 2018)","noteIndex":0},"citationItems":[{"id":413,"uris":["http://zotero.org/users/2645460/items/3M96DV7U"],"uri":["http://zotero.org/users/2645460/items/3M96DV7U"],"itemData":{"id":413,"type":"article-journal","container-title":"Environmental Pollution","DOI":"10.1016/j.envpol.2016.01.088","ISSN":"02697491","language":"en","page":"254-267","source":"CrossRef","title":"Contaminants of emerging concern in a large temperate estuary","volume":"213","author":[{"family":"Meador","given":"James P."},{"family":"Yeh","given":"Andrew"},{"family":"Young","given":"Graham"},{"family":"Gallagher","given":"Evan P."}],"issued":{"date-parts":[["2016",6]]}}},{"id":441,"uris":["http://zotero.org/users/2645460/items/WK8MPEJP"],"uri":["http://zotero.org/users/2645460/items/WK8MPEJP"],"itemData":{"id":441,"type":"article-journal","container-title":"Science of The Total Environment","DOI":"10.1016/j.scitotenv.2016.05.206","ISSN":"00489697","language":"en","page":"208-215","source":"CrossRef","title":"Bioaccumulation of five pharmaceuticals at multiple trophic levels in an aquatic food web - Insights from a field experiment","volume":"568","author":[{"family":"Lagesson","given":"A."},{"family":"Fahlman","given":"J."},{"family":"Brodin","given":"T."},{"family":"Fick","given":"J."},{"family":"Jonsson","given":"M."},{"family":"Byström","given":"P."},{"family":"Klaminder","given":"J."}],"issued":{"date-parts":[["2016",10]]}}},{"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(Meador et al. 2016; Lagesson et al. 2016; Richmond et al. 2018)</w:t>
      </w:r>
      <w:r w:rsidR="0052162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ecosystem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{"citationID":"crGs2uok","properties":{"formattedCitation":"(Rosi-Marshall et al. 2013)","plainCitation":"(Rosi-Marshall et al. 2013)","noteIndex":0},"citationItems":[{"id":1816,"uris":["http://zotero.org/groups/332527/items/Z3UGR97G"],"uri":["http://zotero.org/groups/332527/items/Z3UGR97G"],"itemData":{"id":1816,"type":"article-journal","abstract":"Pharmaceutical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(Rosi-Marshall et al. 2013)</w:t>
      </w:r>
      <w:r w:rsidR="0052162D">
        <w:rPr>
          <w:rFonts w:ascii="Times New Roman" w:eastAsia="Times New Roman" w:hAnsi="Times New Roman" w:cs="Times New Roman"/>
          <w:sz w:val="24"/>
          <w:szCs w:val="24"/>
        </w:rPr>
        <w:fldChar w:fldCharType="end"/>
      </w:r>
      <w:r w:rsidR="000C4E79">
        <w:rPr>
          <w:rFonts w:ascii="Times New Roman" w:eastAsia="Times New Roman" w:hAnsi="Times New Roman" w:cs="Times New Roman"/>
          <w:sz w:val="24"/>
          <w:szCs w:val="24"/>
        </w:rPr>
        <w:t xml:space="preserve"> </w:t>
      </w:r>
      <w:r w:rsidR="00014874">
        <w:rPr>
          <w:rFonts w:ascii="Times New Roman" w:eastAsia="Times New Roman" w:hAnsi="Times New Roman" w:cs="Times New Roman"/>
          <w:sz w:val="24"/>
          <w:szCs w:val="24"/>
        </w:rPr>
        <w:t>alterations</w:t>
      </w:r>
      <w:r>
        <w:rPr>
          <w:rFonts w:ascii="Times New Roman" w:eastAsia="Times New Roman" w:hAnsi="Times New Roman" w:cs="Times New Roman"/>
          <w:sz w:val="24"/>
          <w:szCs w:val="24"/>
        </w:rPr>
        <w:t xml:space="preserve">. Although our study was not designed to evaluate ecotoxicological effects of PPCPs on periphyton communities </w:t>
      </w:r>
      <w:r w:rsidR="00534C17">
        <w:rPr>
          <w:rFonts w:ascii="Times New Roman" w:eastAsia="Times New Roman" w:hAnsi="Times New Roman" w:cs="Times New Roman"/>
          <w:sz w:val="24"/>
          <w:szCs w:val="24"/>
        </w:rPr>
        <w:t>nor</w:t>
      </w:r>
      <w:r>
        <w:rPr>
          <w:rFonts w:ascii="Times New Roman" w:eastAsia="Times New Roman" w:hAnsi="Times New Roman" w:cs="Times New Roman"/>
          <w:sz w:val="24"/>
          <w:szCs w:val="24"/>
        </w:rPr>
        <w:t xml:space="preserve"> higher trophic levels, future studies could </w:t>
      </w:r>
      <w:r w:rsidR="0052162D">
        <w:rPr>
          <w:rFonts w:ascii="Times New Roman" w:eastAsia="Times New Roman" w:hAnsi="Times New Roman" w:cs="Times New Roman"/>
          <w:sz w:val="24"/>
          <w:szCs w:val="24"/>
        </w:rPr>
        <w:t xml:space="preserve">build on this study as well as the empirical results of others to </w:t>
      </w:r>
      <w:r>
        <w:rPr>
          <w:rFonts w:ascii="Times New Roman" w:eastAsia="Times New Roman" w:hAnsi="Times New Roman" w:cs="Times New Roman"/>
          <w:sz w:val="24"/>
          <w:szCs w:val="24"/>
        </w:rPr>
        <w:t xml:space="preserve">address how wastewater treatment infrastructure and </w:t>
      </w:r>
      <w:r w:rsidR="00534C17">
        <w:rPr>
          <w:rFonts w:ascii="Times New Roman" w:eastAsia="Times New Roman" w:hAnsi="Times New Roman" w:cs="Times New Roman"/>
          <w:sz w:val="24"/>
          <w:szCs w:val="24"/>
        </w:rPr>
        <w:t xml:space="preserve">variation </w:t>
      </w:r>
      <w:r>
        <w:rPr>
          <w:rFonts w:ascii="Times New Roman" w:eastAsia="Times New Roman" w:hAnsi="Times New Roman" w:cs="Times New Roman"/>
          <w:sz w:val="24"/>
          <w:szCs w:val="24"/>
        </w:rPr>
        <w:t xml:space="preserve">in human population can create </w:t>
      </w:r>
      <w:r w:rsidR="000C4E79">
        <w:rPr>
          <w:rFonts w:ascii="Times New Roman" w:eastAsia="Times New Roman" w:hAnsi="Times New Roman" w:cs="Times New Roman"/>
          <w:sz w:val="24"/>
          <w:szCs w:val="24"/>
        </w:rPr>
        <w:t xml:space="preserve">diverse mixture of </w:t>
      </w:r>
      <w:r>
        <w:rPr>
          <w:rFonts w:ascii="Times New Roman" w:eastAsia="Times New Roman" w:hAnsi="Times New Roman" w:cs="Times New Roman"/>
          <w:sz w:val="24"/>
          <w:szCs w:val="24"/>
        </w:rPr>
        <w:t>PPCP</w:t>
      </w:r>
      <w:r w:rsidR="000C4E7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affect biological communities differently across various spatial and temporal scales. </w:t>
      </w:r>
    </w:p>
    <w:p w14:paraId="2D50047D" w14:textId="77777777" w:rsidR="00A7754D" w:rsidRDefault="00A7754D">
      <w:pPr>
        <w:widowControl w:val="0"/>
        <w:spacing w:line="240" w:lineRule="auto"/>
        <w:rPr>
          <w:rFonts w:ascii="Times New Roman" w:eastAsia="Times New Roman" w:hAnsi="Times New Roman" w:cs="Times New Roman"/>
          <w:sz w:val="24"/>
          <w:szCs w:val="24"/>
        </w:rPr>
      </w:pPr>
    </w:p>
    <w:p w14:paraId="71C8EF3F"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Relating human population with periphyton community composition</w:t>
      </w:r>
    </w:p>
    <w:p w14:paraId="448F3ACC" w14:textId="77777777" w:rsidR="00A7754D" w:rsidRDefault="00A7754D">
      <w:pPr>
        <w:widowControl w:val="0"/>
        <w:spacing w:line="240" w:lineRule="auto"/>
        <w:rPr>
          <w:rFonts w:ascii="Times New Roman" w:eastAsia="Times New Roman" w:hAnsi="Times New Roman" w:cs="Times New Roman"/>
          <w:i/>
          <w:sz w:val="24"/>
          <w:szCs w:val="24"/>
        </w:rPr>
      </w:pPr>
    </w:p>
    <w:p w14:paraId="45CF8823" w14:textId="07E25C2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Congruent with our hypotheses, areas and timepoints with increased human population and sewage indicator abundance tended to be associated with increased filamentous chlorophyte taxa. These same patterns have been noticed in the nearshore of other large, deep, oligotrophic lakes, such as Lake Baikal </w:t>
      </w:r>
      <w:r w:rsidR="00F80FE8">
        <w:rPr>
          <w:rFonts w:ascii="Times New Roman" w:eastAsia="Times New Roman" w:hAnsi="Times New Roman" w:cs="Times New Roman"/>
          <w:sz w:val="24"/>
          <w:szCs w:val="24"/>
        </w:rPr>
        <w:fldChar w:fldCharType="begin"/>
      </w:r>
      <w:r w:rsidR="00DB09A0">
        <w:rPr>
          <w:rFonts w:ascii="Times New Roman" w:eastAsia="Times New Roman" w:hAnsi="Times New Roman" w:cs="Times New Roman"/>
          <w:sz w:val="24"/>
          <w:szCs w:val="24"/>
        </w:rPr>
        <w:instrText xml:space="preserve"> ADDIN ZOTERO_ITEM CSL_CITATION {"citationID":"gWraxWvE","properties":{"formattedCitation":"(Meyer et al.; Timoshkin et al. 2016, 2018; Volkova et al. 2018)","plainCitation":"(Meyer et al.; Timoshkin et al. 2016, 2018; Volkova et al. 2018)","noteIndex":0},"citationItems":[{"id":4114,"uris":["http://zotero.org/users/2645460/items/5MKK494P"],"uri":["http://zotero.org/users/2645460/items/5MKK494P"],"itemData":{"id":4114,"type":"article-journal","title":"Effects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F80FE8">
        <w:rPr>
          <w:rFonts w:ascii="Times New Roman" w:eastAsia="Times New Roman" w:hAnsi="Times New Roman" w:cs="Times New Roman"/>
          <w:sz w:val="24"/>
          <w:szCs w:val="24"/>
        </w:rPr>
        <w:fldChar w:fldCharType="separate"/>
      </w:r>
      <w:r w:rsidR="00DB09A0" w:rsidRPr="00DB09A0">
        <w:rPr>
          <w:rFonts w:ascii="Times New Roman" w:hAnsi="Times New Roman" w:cs="Times New Roman"/>
          <w:sz w:val="24"/>
        </w:rPr>
        <w:t>(Meyer et al.; Timoshkin et al. 2016, 2018; Volkova et al. 2018)</w:t>
      </w:r>
      <w:r w:rsidR="00F80FE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Lake Crescent</w:t>
      </w:r>
      <w:r w:rsidR="00DB09A0">
        <w:rPr>
          <w:rFonts w:ascii="Times New Roman" w:eastAsia="Times New Roman" w:hAnsi="Times New Roman" w:cs="Times New Roman"/>
          <w:sz w:val="24"/>
          <w:szCs w:val="24"/>
        </w:rPr>
        <w:t xml:space="preserve"> </w:t>
      </w:r>
      <w:r w:rsidR="00DB09A0">
        <w:rPr>
          <w:rFonts w:ascii="Times New Roman" w:eastAsia="Times New Roman" w:hAnsi="Times New Roman" w:cs="Times New Roman"/>
          <w:sz w:val="24"/>
          <w:szCs w:val="24"/>
        </w:rPr>
        <w:fldChar w:fldCharType="begin"/>
      </w:r>
      <w:r w:rsidR="00DB09A0">
        <w:rPr>
          <w:rFonts w:ascii="Times New Roman" w:eastAsia="Times New Roman" w:hAnsi="Times New Roman" w:cs="Times New Roman"/>
          <w:sz w:val="24"/>
          <w:szCs w:val="24"/>
        </w:rPr>
        <w:instrText xml:space="preserve"> ADDIN ZOTERO_ITEM CSL_CITATION {"citationID":"qI76V4RQ","properties":{"formattedCitation":"(Rosenberger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B09A0">
        <w:rPr>
          <w:rFonts w:ascii="Times New Roman" w:eastAsia="Times New Roman" w:hAnsi="Times New Roman" w:cs="Times New Roman"/>
          <w:sz w:val="24"/>
          <w:szCs w:val="24"/>
        </w:rPr>
        <w:fldChar w:fldCharType="separate"/>
      </w:r>
      <w:r w:rsidR="00DB09A0" w:rsidRPr="00DB09A0">
        <w:rPr>
          <w:rFonts w:ascii="Times New Roman" w:hAnsi="Times New Roman" w:cs="Times New Roman"/>
          <w:sz w:val="24"/>
        </w:rPr>
        <w:t>(Rosenberger et al. 2008; Hampton et al. 2011)</w:t>
      </w:r>
      <w:r w:rsidR="00DB09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Lake Pend Oreille and Priest Lake (Rosenberger et al., 2008), and Lake Tahoe</w:t>
      </w:r>
      <w:r w:rsidR="00DB09A0">
        <w:rPr>
          <w:rFonts w:ascii="Times New Roman" w:eastAsia="Times New Roman" w:hAnsi="Times New Roman" w:cs="Times New Roman"/>
          <w:sz w:val="24"/>
          <w:szCs w:val="24"/>
        </w:rPr>
        <w:t xml:space="preserve"> </w:t>
      </w:r>
      <w:r w:rsidR="00DB09A0">
        <w:rPr>
          <w:rFonts w:ascii="Times New Roman" w:eastAsia="Times New Roman" w:hAnsi="Times New Roman" w:cs="Times New Roman"/>
          <w:sz w:val="24"/>
          <w:szCs w:val="24"/>
        </w:rPr>
        <w:fldChar w:fldCharType="begin"/>
      </w:r>
      <w:r w:rsidR="00403324">
        <w:rPr>
          <w:rFonts w:ascii="Times New Roman" w:eastAsia="Times New Roman" w:hAnsi="Times New Roman" w:cs="Times New Roman"/>
          <w:sz w:val="24"/>
          <w:szCs w:val="24"/>
        </w:rPr>
        <w:instrText xml:space="preserve"> ADDIN ZOTERO_ITEM CSL_CITATION {"citationID":"UWGTu0vE","properties":{"formattedCitation":"(Naranjo et al. 2019; Atkins et al. 2021)","plainCitation":"(Naranjo et al. 2019; Atkins et al. 2021)","noteIndex":0},"citationItems":[{"id":4340,"uris":["http://zotero.org/groups/2850654/items/CW7SBY73"],"uri":["http://zotero.org/groups/2850654/items/CW7SBY73"],"itemData":{"id":4340,"type":"article-journal","abstract":"Periphyton is important to lake ecosystems, contributing to primary production, nutrient cycling, and benthic metabolism. Increases in periphyton growth in lakes can be indicative of changes in water quality, shifts in ecosystem structure, and increases in nutrient fluxes. In oligotrophic lakes, conservationists are interested in characterizing the influence of hydrological drivers on excessive periphyton growth along nearshore areas. We collected nutrient samples bi-weekly from groundwater and surface water during a 9-month monitoring period to evaluate the timing and availability of nutrients to eulittoral periphyton in Lake Tahoe. Groundwater discharge rates were measured synoptically using seepage meters and estimated indirectly using continuous head gradient measurements and aquifer properties estimated by slug tests. The discharge measurements made from the seepage meter measurements provide information about the spatial variability perpendicular from shore along and the change in groundwater discharge due to wave action. Algal biomass sampled from substrates and observed using underwater photographs were used to correlate seasonal growth and nutrient concentrations in groundwater and lake water. Results indicate that groundwater and nutrient discharge are temporally variable due to seasonal changes in recharge within the watershed, wave action, and lake stage. Groundwater discharge was enhanced by the seasonally-low lake stage and episodic recharge caused by precipitation falling as rain in the watershed. Increases in dissolved phosphorus and nitrate in the lake during winter are attributed to groundwater discharge and correlates to increases in algal biomass in the nearshore area. Results indicate that nutrient-rich groundwater discharge appears to stimulate seasonal periphyton blooms along the eulittoral zone of Lake Tahoe.","container-title":"Journal of Hydrology","DOI":"10.1016/J.JHYDROL.2018.11.033","ISSN":"0022-1694","note":"publisher: Elsevier","page":"877–890","title":"Linkages between hydrology and seasonal variations of nutrients and periphyton in a large oligotrophic subalpine lake","volume":"568","author":[{"family":"Naranjo","given":"Ramon C."},{"family":"Niswonger","given":"Richard G."},{"family":"Smith","given":"David"},{"family":"Rosenberry","given":"Donald"},{"family":"Chandra","given":"Sudeep"}],"issued":{"date-parts":[["2019",1]]}}},{"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DB09A0">
        <w:rPr>
          <w:rFonts w:ascii="Times New Roman" w:eastAsia="Times New Roman" w:hAnsi="Times New Roman" w:cs="Times New Roman"/>
          <w:sz w:val="24"/>
          <w:szCs w:val="24"/>
        </w:rPr>
        <w:fldChar w:fldCharType="separate"/>
      </w:r>
      <w:r w:rsidR="00403324" w:rsidRPr="00403324">
        <w:rPr>
          <w:rFonts w:ascii="Times New Roman" w:hAnsi="Times New Roman" w:cs="Times New Roman"/>
          <w:sz w:val="24"/>
        </w:rPr>
        <w:t>(Naranjo et al. 2019; Atkins et al. 2021)</w:t>
      </w:r>
      <w:r w:rsidR="00DB09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247CC6">
        <w:rPr>
          <w:rFonts w:ascii="Times New Roman" w:eastAsia="Times New Roman" w:hAnsi="Times New Roman" w:cs="Times New Roman"/>
          <w:sz w:val="24"/>
          <w:szCs w:val="24"/>
        </w:rPr>
        <w:t xml:space="preserve">In addition </w:t>
      </w:r>
      <w:r w:rsidR="005B54D7">
        <w:rPr>
          <w:rFonts w:ascii="Times New Roman" w:eastAsia="Times New Roman" w:hAnsi="Times New Roman" w:cs="Times New Roman"/>
          <w:sz w:val="24"/>
          <w:szCs w:val="24"/>
        </w:rPr>
        <w:t>to</w:t>
      </w:r>
      <w:r w:rsidR="00DB09A0">
        <w:rPr>
          <w:rFonts w:ascii="Times New Roman" w:eastAsia="Times New Roman" w:hAnsi="Times New Roman" w:cs="Times New Roman"/>
          <w:sz w:val="24"/>
          <w:szCs w:val="24"/>
        </w:rPr>
        <w:t xml:space="preserve"> sewage inputs providing </w:t>
      </w:r>
      <w:r w:rsidR="00014874">
        <w:rPr>
          <w:rFonts w:ascii="Times New Roman" w:eastAsia="Times New Roman" w:hAnsi="Times New Roman" w:cs="Times New Roman"/>
          <w:sz w:val="24"/>
          <w:szCs w:val="24"/>
        </w:rPr>
        <w:t xml:space="preserve">increased </w:t>
      </w:r>
      <w:r w:rsidR="00DB09A0">
        <w:rPr>
          <w:rFonts w:ascii="Times New Roman" w:eastAsia="Times New Roman" w:hAnsi="Times New Roman" w:cs="Times New Roman"/>
          <w:sz w:val="24"/>
          <w:szCs w:val="24"/>
        </w:rPr>
        <w:t>nutrients</w:t>
      </w:r>
      <w:r>
        <w:rPr>
          <w:rFonts w:ascii="Times New Roman" w:eastAsia="Times New Roman" w:hAnsi="Times New Roman" w:cs="Times New Roman"/>
          <w:sz w:val="24"/>
          <w:szCs w:val="24"/>
        </w:rPr>
        <w:t xml:space="preserve">, filamentous chlorophyte </w:t>
      </w:r>
      <w:r w:rsidR="00014D40">
        <w:rPr>
          <w:rFonts w:ascii="Times New Roman" w:eastAsia="Times New Roman" w:hAnsi="Times New Roman" w:cs="Times New Roman"/>
          <w:sz w:val="24"/>
          <w:szCs w:val="24"/>
        </w:rPr>
        <w:t xml:space="preserve">abundance in Flathead </w:t>
      </w:r>
      <w:r w:rsidR="00014D40">
        <w:rPr>
          <w:rFonts w:ascii="Times New Roman" w:eastAsia="Times New Roman" w:hAnsi="Times New Roman" w:cs="Times New Roman"/>
          <w:sz w:val="24"/>
          <w:szCs w:val="24"/>
        </w:rPr>
        <w:lastRenderedPageBreak/>
        <w:t xml:space="preserve">may also be responding to other </w:t>
      </w:r>
      <w:r w:rsidR="005B54D7">
        <w:rPr>
          <w:rFonts w:ascii="Times New Roman" w:eastAsia="Times New Roman" w:hAnsi="Times New Roman" w:cs="Times New Roman"/>
          <w:sz w:val="24"/>
          <w:szCs w:val="24"/>
        </w:rPr>
        <w:t xml:space="preserve">nutrient </w:t>
      </w:r>
      <w:r w:rsidR="00014D40">
        <w:rPr>
          <w:rFonts w:ascii="Times New Roman" w:eastAsia="Times New Roman" w:hAnsi="Times New Roman" w:cs="Times New Roman"/>
          <w:sz w:val="24"/>
          <w:szCs w:val="24"/>
        </w:rPr>
        <w:t>co-</w:t>
      </w:r>
      <w:r w:rsidR="005B54D7">
        <w:rPr>
          <w:rFonts w:ascii="Times New Roman" w:eastAsia="Times New Roman" w:hAnsi="Times New Roman" w:cs="Times New Roman"/>
          <w:sz w:val="24"/>
          <w:szCs w:val="24"/>
        </w:rPr>
        <w:t xml:space="preserve">limitation dynamics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{"citationID":"XqTUt0Rt","properties":{"formattedCitation":"(Marks and Lowe 1993)","plainCitation":"(Marks and Lowe 1993)","noteIndex":0},"citationItems":[{"id":749,"uris":["http://zotero.org/users/2645460/items/TP5UBZJG"],"uri":["http://zotero.org/users/2645460/items/TP5UBZJG"],"itemData":{"id":749,"type":"article-journal","container-title":"Canadian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(Marks and Lowe 1993)</w:t>
      </w:r>
      <w:r w:rsidR="00014D40">
        <w:rPr>
          <w:rFonts w:ascii="Times New Roman" w:eastAsia="Times New Roman" w:hAnsi="Times New Roman" w:cs="Times New Roman"/>
          <w:sz w:val="24"/>
          <w:szCs w:val="24"/>
        </w:rPr>
        <w:fldChar w:fldCharType="end"/>
      </w:r>
      <w:r w:rsidR="00014D40">
        <w:rPr>
          <w:rFonts w:ascii="Times New Roman" w:eastAsia="Times New Roman" w:hAnsi="Times New Roman" w:cs="Times New Roman"/>
          <w:sz w:val="24"/>
          <w:szCs w:val="24"/>
        </w:rPr>
        <w:t xml:space="preserve">, seasonal shifts in light availability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{"citationID":"jPTETePJ","properties":{"formattedCitation":"(Marks and Lowe 1993)","plainCitation":"(Marks and Lowe 1993)","noteIndex":0},"citationItems":[{"id":749,"uris":["http://zotero.org/users/2645460/items/TP5UBZJG"],"uri":["http://zotero.org/users/2645460/items/TP5UBZJG"],"itemData":{"id":749,"type":"article-journal","container-title":"Canadian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(Marks and Lowe 1993)</w:t>
      </w:r>
      <w:r w:rsidR="00014D40">
        <w:rPr>
          <w:rFonts w:ascii="Times New Roman" w:eastAsia="Times New Roman" w:hAnsi="Times New Roman" w:cs="Times New Roman"/>
          <w:sz w:val="24"/>
          <w:szCs w:val="24"/>
        </w:rPr>
        <w:fldChar w:fldCharType="end"/>
      </w:r>
      <w:r w:rsidR="00014D40">
        <w:rPr>
          <w:rFonts w:ascii="Times New Roman" w:eastAsia="Times New Roman" w:hAnsi="Times New Roman" w:cs="Times New Roman"/>
          <w:sz w:val="24"/>
          <w:szCs w:val="24"/>
        </w:rPr>
        <w:t xml:space="preserve">, </w:t>
      </w:r>
      <w:r w:rsidR="005B54D7">
        <w:rPr>
          <w:rFonts w:ascii="Times New Roman" w:eastAsia="Times New Roman" w:hAnsi="Times New Roman" w:cs="Times New Roman"/>
          <w:sz w:val="24"/>
          <w:szCs w:val="24"/>
        </w:rPr>
        <w:t xml:space="preserve">and </w:t>
      </w:r>
      <w:r w:rsidR="00014D40">
        <w:rPr>
          <w:rFonts w:ascii="Times New Roman" w:eastAsia="Times New Roman" w:hAnsi="Times New Roman" w:cs="Times New Roman"/>
          <w:sz w:val="24"/>
          <w:szCs w:val="24"/>
        </w:rPr>
        <w:t xml:space="preserve">increasing surface </w:t>
      </w:r>
      <w:r w:rsidR="005B54D7">
        <w:rPr>
          <w:rFonts w:ascii="Times New Roman" w:eastAsia="Times New Roman" w:hAnsi="Times New Roman" w:cs="Times New Roman"/>
          <w:sz w:val="24"/>
          <w:szCs w:val="24"/>
        </w:rPr>
        <w:t>temperatures</w:t>
      </w:r>
      <w:r w:rsidR="00014D40">
        <w:rPr>
          <w:rFonts w:ascii="Times New Roman" w:eastAsia="Times New Roman" w:hAnsi="Times New Roman" w:cs="Times New Roman"/>
          <w:sz w:val="24"/>
          <w:szCs w:val="24"/>
        </w:rPr>
        <w:t xml:space="preserve">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{"citationID":"GgjewLqa","properties":{"formattedCitation":"(Thrane et al. 2017; Pilla et al. 2020)","plainCitation":"(Thrane et al. 2017; Pilla et al. 2020)","noteIndex":0},"citationItems":[{"id":4738,"uris":["http://zotero.org/users/2645460/items/PF38I3EK"],"uri":["http://zotero.org/users/2645460/items/PF38I3EK"],"itemData":{"id":4738,"type":"article-journal","abstract":"There is growing empirical and theoretical evidence for a positive relationship between the nitrogen (N)-to-phosphorus (P) ratio of phytoplankton and temperature. However, few have tested how the optimal supply N:P ratio; the dissolved N:P ratio at which nutrient limitation switches from one element to the other, responds to temperature. In this study, we conducted a factorial experiment crossing 12 temperature levels with 8 supply N:P ratios to determine the effect of temperature acclimation on the optimal supply N:P ratio of the microalgae Chlamydomonas reinhardtii. We found that the optimal supply N:P increased in a sigmoidal manner from 26.5 to 36.5 (atomic ratio) over a temperature gradient spanning from </w:instrText>
      </w:r>
      <w:r w:rsidR="00014D40">
        <w:rPr>
          <w:rFonts w:ascii="Cambria Math" w:eastAsia="Times New Roman" w:hAnsi="Cambria Math" w:cs="Cambria Math"/>
          <w:sz w:val="24"/>
          <w:szCs w:val="24"/>
        </w:rPr>
        <w:instrText>∼</w:instrText>
      </w:r>
      <w:r w:rsidR="00014D40">
        <w:rPr>
          <w:rFonts w:ascii="Times New Roman" w:eastAsia="Times New Roman" w:hAnsi="Times New Roman" w:cs="Times New Roman"/>
          <w:sz w:val="24"/>
          <w:szCs w:val="24"/>
        </w:rPr>
        <w:instrText xml:space="preserve">10 to 18°C, with the steepest change around 15°C. This result is in accordance with trends observed for cellular and seston N:P ratios, and indicates that phytoplankton populations may be shifted toward N-limitation in a scenario of warmer waters.","container-title":"Limnology and Oceanography","DOI":"10.1002/lno.10500","ISSN":"1939-5590","issue":"4","language":"en","page":"1346-1354","source":"Wiley Online Library","title":"Plasticity in algal stoichiometry: Experimental evidence of a temperature-induced shift in optimal supply N:P ratio","title-short":"Plasticity in algal stoichiometry","volume":"62","author":[{"family":"Thrane","given":"Jan-Erik"},{"family":"Hessen","given":"Dag O."},{"family":"Andersen","given":"Tom"}],"issued":{"date-parts":[["2017"]]}}},{"id":4735,"uris":["http://zotero.org/users/2645460/items/7Z2HREEK"],"uri":["http://zotero.org/users/2645460/items/7Z2HREEK"],"itemData":{"id":4735,"type":"article-journal","abstract":"Globally, lake surface water temperatures have warmed rapidly relative to air temperatures, but changes in deepwater temperatures and vertical thermal structure are still largely unknown. We have compiled the most comprehensive data set to date of long-term (1970–2009) summertime vertical temperature profiles in lakes across the world to examine trends and drivers of whole-lake vertical thermal structure. We found significant increases in surface water temperatures across lakes at an average rate of + 0.37 °C decade−1, comparable to changes reported previously for other lakes, and similarly consistent trends of increasing water column stability (+ 0.08 kg m−3 decade−1). In contrast, however, deepwater temperature trends showed little change on average (+ 0.06 °C decade−1), but had high variability across lakes, with trends in individual lakes ranging from − 0.68 °C decade−1 to + 0.65 °C decade−1. The variability in deepwater temperature trends was not explained by trends in either surface water temperatures or thermal stability within lakes, and only 8.4% was explained by lake thermal region or local lake characteristics in a random forest analysis. These findings suggest that external drivers beyond our tested lake characteristics are important in explaining long-term trends in thermal structure, such as local to regional climate patterns or additional external anthropogenic influences.","container-title":"Scientific Reports","DOI":"10.1038/s41598-020-76873-x","ISSN":"2045-2322","issue":"1","journalAbbreviation":"Sci Rep","language":"en","page":"20514","source":"www.nature.com","title":"Deeper waters are changing less consistently than surface waters in a global analysis of 102 lakes","volume":"10","author":[{"family":"Pilla","given":"Rachel M."},{"family":"Williamson","given":"Craig E."},{"family":"Adamovich","given":"Boris V."},{"family":"Adrian","given":"Rita"},{"family":"Anneville","given":"Orlane"},{"family":"Chandra","given":"Sudeep"},{"family":"Colom-Montero","given":"William"},{"family":"Devlin","given":"Shawn P."},{"family":"Dix","given":"Margaret A."},{"family":"Dokulil","given":"Martin T."},{"family":"Gaiser","given":"Evelyn E."},{"family":"Girdner","given":"Scott F."},{"family":"Hambright","given":"K. David"},{"family":"Hamilton","given":"David P."},{"family":"Havens","given":"Karl"},{"family":"Hessen","given":"Dag O."},{"family":"Higgins","given":"Scott N."},{"family":"Huttula","given":"Timo H."},{"family":"Huuskonen","given":"Hannu"},{"family":"Isles","given":"Peter D. F."},{"family":"Joehnk","given":"Klaus D."},{"family":"Jones","given":"Ian D."},{"family":"Keller","given":"Wendel Bill"},{"family":"Knoll","given":"Lesley B."},{"family":"Korhonen","given":"Johanna"},{"family":"Kraemer","given":"Benjamin M."},{"family":"Leavitt","given":"Peter R."},{"family":"Lepori","given":"Fabio"},{"family":"Luger","given":"Martin S."},{"family":"Maberly","given":"Stephen C."},{"family":"Melack","given":"John M."},{"family":"Melles","given":"Stephanie J."},{"family":"Müller-Navarra","given":"Dörthe C."},{"family":"Pierson","given":"Don C."},{"family":"Pislegina","given":"Helen V."},{"family":"Plisnier","given":"Pierre-Denis"},{"family":"Richardson","given":"David C."},{"family":"Rimmer","given":"Alon"},{"family":"Rogora","given":"Michela"},{"family":"Rusak","given":"James A."},{"family":"Sadro","given":"Steven"},{"family":"Salmaso","given":"Nico"},{"family":"Saros","given":"Jasmine E."},{"family":"Saulnier-Talbot","given":"Émilie"},{"family":"Schindler","given":"Daniel E."},{"family":"Schmid","given":"Martin"},{"family":"Shimaraeva","given":"Svetlana V."},{"family":"Silow","given":"Eugene A."},{"family":"Sitoki","given":"Lewis M."},{"family":"Sommaruga","given":"Ruben"},{"family":"Straile","given":"Dietmar"},{"family":"Strock","given":"Kristin E."},{"family":"Thiery","given":"Wim"},{"family":"Timofeyev","given":"Maxim A."},{"family":"Verburg","given":"Piet"},{"family":"Vinebrooke","given":"Rolf D."},{"family":"Weyhenmeyer","given":"Gesa A."},{"family":"Zadereev","given":"Egor"}],"issued":{"date-parts":[["2020",11,25]]}}}],"schema":"https://github.com/citation-style-language/schema/raw/master/csl-citation.json"}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(Thrane et al. 2017; Pilla et al. 2020)</w:t>
      </w:r>
      <w:r w:rsidR="00014D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t>
      </w:r>
      <w:r w:rsidR="003447E5">
        <w:rPr>
          <w:rFonts w:ascii="Times New Roman" w:eastAsia="Times New Roman" w:hAnsi="Times New Roman" w:cs="Times New Roman"/>
          <w:sz w:val="24"/>
          <w:szCs w:val="24"/>
        </w:rPr>
        <w:t>much</w:t>
      </w:r>
      <w:r w:rsidR="00DB09A0">
        <w:rPr>
          <w:rFonts w:ascii="Times New Roman" w:eastAsia="Times New Roman" w:hAnsi="Times New Roman" w:cs="Times New Roman"/>
          <w:sz w:val="24"/>
          <w:szCs w:val="24"/>
        </w:rPr>
        <w:t xml:space="preserve"> understanding of </w:t>
      </w:r>
      <w:r>
        <w:rPr>
          <w:rFonts w:ascii="Times New Roman" w:eastAsia="Times New Roman" w:hAnsi="Times New Roman" w:cs="Times New Roman"/>
          <w:sz w:val="24"/>
          <w:szCs w:val="24"/>
        </w:rPr>
        <w:t xml:space="preserve">algal successional patterns </w:t>
      </w:r>
      <w:r w:rsidR="00BB4AC6">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based on phytoplankton dynamics</w:t>
      </w:r>
      <w:r w:rsidR="005B54D7">
        <w:rPr>
          <w:rFonts w:ascii="Times New Roman" w:eastAsia="Times New Roman" w:hAnsi="Times New Roman" w:cs="Times New Roman"/>
          <w:sz w:val="24"/>
          <w:szCs w:val="24"/>
        </w:rPr>
        <w:t xml:space="preserve"> </w:t>
      </w:r>
      <w:r w:rsidR="005B54D7">
        <w:rPr>
          <w:rFonts w:ascii="Times New Roman" w:eastAsia="Times New Roman" w:hAnsi="Times New Roman" w:cs="Times New Roman"/>
          <w:sz w:val="24"/>
          <w:szCs w:val="24"/>
        </w:rPr>
        <w:fldChar w:fldCharType="begin"/>
      </w:r>
      <w:r w:rsidR="005B54D7">
        <w:rPr>
          <w:rFonts w:ascii="Times New Roman" w:eastAsia="Times New Roman" w:hAnsi="Times New Roman" w:cs="Times New Roman"/>
          <w:sz w:val="24"/>
          <w:szCs w:val="24"/>
        </w:rPr>
        <w:instrText xml:space="preserve"> ADDIN ZOTERO_ITEM CSL_CITATION {"citationID":"J4XbX5aN","properties":{"formattedCitation":"(Sommer et al. 1986, 2012)","plainCitation":"(Sommer et al. 1986, 2012)","noteIndex":0},"citationItems":[{"id":4605,"uris":["http://zotero.org/users/2645460/items/VNM3AMTP"],"uri":["http://zotero.org/users/2645460/items/VNM3AMTP"],"itemData":{"id":4605,"type":"article-journal","container-title":"Archiv Fur Hydrobiologie","issue":"4","page":"433-471","title":"The PEG-model of seasonal succession of planktonic events in fresh waters","volume":"106","author":[{"family":"Sommer","given":"Ulrich"},{"family":"Maciej Gleiwicz","given":"Z"},{"family":"Lampert","given":"Winfried"},{"family":"Duncan","given":"Annie"}],"issued":{"date-parts":[["1986"]]}}},{"id":350,"uris":["http://zotero.org/users/2645460/items/HBG7MKZS"],"uri":["http://zotero.org/users/2645460/items/HBG7MKZS"],"itemData":{"id":350,"type":"article-journal","container-title":"Annual Review of Ecology, Evolution, and Systematics","DOI":"10.1146/annurev-ecolsys-110411-160251","ISSN":"1543-592X, 1545-2069","issue":"1","language":"en","page":"429-448","source":"CrossRef","title":"Beyond the Plankton Ecology Group (PEG) Model: Mechanisms Driving Plankton Succession","title-short":"Beyond the Plankton Ecology Group (PEG) Model","volume":"43","author":[{"family":"Sommer","given":"Ulrich"},{"family":"Adrian","given":"Rita"},{"family":"De Senerpont Domis","given":"Lisette"},{"family":"Elser","given":"James J."},{"family":"Gaedke","given":"Ursula"},{"family":"Ibelings","given":"Bas"},{"family":"Jeppesen","given":"Erik"},{"family":"Lürling","given":"Miquel"},{"family":"Molinero","given":"Juan Carlos"},{"family":"Mooij","given":"Wolf M."},{"family":"Donk","given":"Ellen","non-dropping-particle":"van"},{"family":"Winder","given":"Monika"}],"issued":{"date-parts":[["2012",12]]}}}],"schema":"https://github.com/citation-style-language/schema/raw/master/csl-citation.json"} </w:instrText>
      </w:r>
      <w:r w:rsidR="005B54D7">
        <w:rPr>
          <w:rFonts w:ascii="Times New Roman" w:eastAsia="Times New Roman" w:hAnsi="Times New Roman" w:cs="Times New Roman"/>
          <w:sz w:val="24"/>
          <w:szCs w:val="24"/>
        </w:rPr>
        <w:fldChar w:fldCharType="separate"/>
      </w:r>
      <w:r w:rsidR="005B54D7" w:rsidRPr="005B54D7">
        <w:rPr>
          <w:rFonts w:ascii="Times New Roman" w:hAnsi="Times New Roman" w:cs="Times New Roman"/>
          <w:sz w:val="24"/>
        </w:rPr>
        <w:t>(Sommer et al. 1986, 2012)</w:t>
      </w:r>
      <w:r w:rsidR="005B54D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periphyton appear to undergo similar phenological shifts </w:t>
      </w:r>
      <w:r w:rsidR="005B54D7">
        <w:rPr>
          <w:rFonts w:ascii="Times New Roman" w:eastAsia="Times New Roman" w:hAnsi="Times New Roman" w:cs="Times New Roman"/>
          <w:sz w:val="24"/>
          <w:szCs w:val="24"/>
        </w:rPr>
        <w:t>from spring through autumn</w:t>
      </w:r>
      <w:r w:rsidR="00DB09A0">
        <w:rPr>
          <w:rFonts w:ascii="Times New Roman" w:eastAsia="Times New Roman" w:hAnsi="Times New Roman" w:cs="Times New Roman"/>
          <w:sz w:val="24"/>
          <w:szCs w:val="24"/>
        </w:rPr>
        <w:t xml:space="preserve"> </w:t>
      </w:r>
      <w:r w:rsidR="00D33F0C">
        <w:rPr>
          <w:rFonts w:ascii="Times New Roman" w:eastAsia="Times New Roman" w:hAnsi="Times New Roman" w:cs="Times New Roman"/>
          <w:sz w:val="24"/>
          <w:szCs w:val="24"/>
        </w:rPr>
        <w:fldChar w:fldCharType="begin"/>
      </w:r>
      <w:r w:rsidR="008C593F">
        <w:rPr>
          <w:rFonts w:ascii="Times New Roman" w:eastAsia="Times New Roman" w:hAnsi="Times New Roman" w:cs="Times New Roman"/>
          <w:sz w:val="24"/>
          <w:szCs w:val="24"/>
        </w:rPr>
        <w:instrText xml:space="preserve"> ADDIN ZOTERO_ITEM CSL_CITATION {"citationID":"J8yezpId","properties":{"formattedCitation":"(McCormick and Stevenson 1991; Stevenson et al. 1996; Azim et al. 2005)","plainCitation":"(McCormick and Stevenson 1991; Stevenson et al. 1996; Azim et al. 2005)","noteIndex":0},"citationItems":[{"id":4625,"uris":["http://zotero.org/users/2645460/items/SPGQEMUG"],"uri":["http://zotero.org/users/2645460/items/SPGQEMUG"],"itemData":{"id":4625,"type":"article-journal","abstract":"Although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D33F0C">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(McCormick and Stevenson 1991; Stevenson et al. 1996; Azim et al. 2005)</w:t>
      </w:r>
      <w:r w:rsidR="00D33F0C">
        <w:rPr>
          <w:rFonts w:ascii="Times New Roman" w:eastAsia="Times New Roman" w:hAnsi="Times New Roman" w:cs="Times New Roman"/>
          <w:sz w:val="24"/>
          <w:szCs w:val="24"/>
        </w:rPr>
        <w:fldChar w:fldCharType="end"/>
      </w:r>
      <w:r w:rsidR="00BB4AC6">
        <w:rPr>
          <w:rFonts w:ascii="Times New Roman" w:eastAsia="Times New Roman" w:hAnsi="Times New Roman" w:cs="Times New Roman"/>
          <w:sz w:val="24"/>
          <w:szCs w:val="24"/>
        </w:rPr>
        <w:t>.</w:t>
      </w:r>
      <w:r w:rsidR="00014D40">
        <w:rPr>
          <w:rFonts w:ascii="Times New Roman" w:eastAsia="Times New Roman" w:hAnsi="Times New Roman" w:cs="Times New Roman"/>
          <w:sz w:val="24"/>
          <w:szCs w:val="24"/>
        </w:rPr>
        <w:t xml:space="preserve"> </w:t>
      </w:r>
      <w:r w:rsidR="00BB4AC6">
        <w:rPr>
          <w:rFonts w:ascii="Times New Roman" w:eastAsia="Times New Roman" w:hAnsi="Times New Roman" w:cs="Times New Roman"/>
          <w:sz w:val="24"/>
          <w:szCs w:val="24"/>
        </w:rPr>
        <w:t xml:space="preserve">Some complications in understanding </w:t>
      </w:r>
      <w:r w:rsidR="00014D40">
        <w:rPr>
          <w:rFonts w:ascii="Times New Roman" w:eastAsia="Times New Roman" w:hAnsi="Times New Roman" w:cs="Times New Roman"/>
          <w:sz w:val="24"/>
          <w:szCs w:val="24"/>
        </w:rPr>
        <w:t>periphyton community succession patterns</w:t>
      </w:r>
      <w:r w:rsidR="00BB4AC6">
        <w:rPr>
          <w:rFonts w:ascii="Times New Roman" w:eastAsia="Times New Roman" w:hAnsi="Times New Roman" w:cs="Times New Roman"/>
          <w:sz w:val="24"/>
          <w:szCs w:val="24"/>
        </w:rPr>
        <w:t>, relative to those of the pelagic algae,</w:t>
      </w:r>
      <w:r w:rsidR="00014D40">
        <w:rPr>
          <w:rFonts w:ascii="Times New Roman" w:eastAsia="Times New Roman" w:hAnsi="Times New Roman" w:cs="Times New Roman"/>
          <w:sz w:val="24"/>
          <w:szCs w:val="24"/>
        </w:rPr>
        <w:t xml:space="preserve"> </w:t>
      </w:r>
      <w:r w:rsidR="00BB4AC6">
        <w:rPr>
          <w:rFonts w:ascii="Times New Roman" w:eastAsia="Times New Roman" w:hAnsi="Times New Roman" w:cs="Times New Roman"/>
          <w:sz w:val="24"/>
          <w:szCs w:val="24"/>
        </w:rPr>
        <w:t>may emerge from</w:t>
      </w:r>
      <w:r w:rsidR="00014D40">
        <w:rPr>
          <w:rFonts w:ascii="Times New Roman" w:eastAsia="Times New Roman" w:hAnsi="Times New Roman" w:cs="Times New Roman"/>
          <w:sz w:val="24"/>
          <w:szCs w:val="24"/>
        </w:rPr>
        <w:t xml:space="preserve"> complex algal life histories and adaptation such as diatom mucilage and stalk development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{"citationID":"jGMD2ncI","properties":{"formattedCitation":"(Roemer et al. 1984)","plainCitation":"(Roemer et al. 1984)","noteIndex":0},"citationItems":[{"id":4741,"uris":["http://zotero.org/users/2645460/items/A7PYCEBA"],"uri":["http://zotero.org/users/2645460/items/A7PYCEBA"],"itemData":{"id":4741,"type":"article-journal","container-title":"Canadian Journal of Botany","DOI":"10.1139/b84-244","ISSN":"0008-4026","issue":"9","journalAbbreviation":"Can. J. Bot.","page":"1799-1813","source":"cdnsciencepub.com (Atypon)","title":"Development of a freshwater periphyton community as influenced by diatom mucilages","volume":"62","author":[{"family":"Roemer","given":"Stephen C."},{"family":"Hoagland","given":"Kyle D."},{"family":"Rosowski","given":"James R."}],"issued":{"date-parts":[["1984",9,1]]}}}],"schema":"https://github.com/citation-style-language/schema/raw/master/csl-citation.json"}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(Roemer et al. 1984)</w:t>
      </w:r>
      <w:r w:rsidR="00014D40">
        <w:rPr>
          <w:rFonts w:ascii="Times New Roman" w:eastAsia="Times New Roman" w:hAnsi="Times New Roman" w:cs="Times New Roman"/>
          <w:sz w:val="24"/>
          <w:szCs w:val="24"/>
        </w:rPr>
        <w:fldChar w:fldCharType="end"/>
      </w:r>
      <w:r w:rsidR="00014D40">
        <w:rPr>
          <w:rFonts w:ascii="Times New Roman" w:eastAsia="Times New Roman" w:hAnsi="Times New Roman" w:cs="Times New Roman"/>
          <w:sz w:val="24"/>
          <w:szCs w:val="24"/>
        </w:rPr>
        <w:t xml:space="preserve"> or variation in mat thickness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{"citationID":"cdSh1qvR","properties":{"formattedCitation":"(Dodds et al. 1999)","plainCitation":"(Dodds et al. 1999)","noteIndex":0},"citationItems":[{"id":4743,"uris":["http://zotero.org/users/2645460/items/JINE28PL"],"uri":["http://zotero.org/users/2645460/items/JINE28PL"],"itemData":{"id":4743,"type":"article-journal","abstract":"Photosynthesis-irradiance (P-I) characteristics of periphyton (microphytobenthos) have been considered primarily for entire assemblages. How P-I responses vary with mat thickness and with community composition has not been considered in detail. We used a combined approach of modeling, microscale determinations of photosynthetic rate and light attenuation, and whole-assemblage O2 flux measurements to explore P-I relationships. The modeling approach suggested that the onset of photosynthetic saturation and photoinhibition will occur at higher irradiance and that whole-mat photoinhibition (decreased photosynthesis at very high irradiance), biomass-specific maximum photosynthetic rate, and initial slope of the P-I function (α) should decrease as assemblage thickness increases or light attenuation increases. Spherical light microsensor profiles for a variety of stream algae indicated a strongly compressed photic zone with attenuation coefficients of 70–1791 m−1 for scalar photosynthetic photon fluence density. The O2 microelectrode measurements showed little if any photoinhibition at 2 and 4 mm depths in one filamentous green algal (Ulothrix) assemblage, with a relatively low attenuation coefficient, and no photoinhibition in a second Ulothrix community. An assemblage dominated by a unicellular cyanobacterium exhibited little photoinhibition at 2 and 4 mm, and a dense cyanobacterial (Phormidium)/xanthophyte (Vaucheria) community exhibited no photoinhibition at all. The microelectrode data revealed increases in α over several millimeters of depth (photoacclimation). These data supported the model predictions with regard to the effects of mat optical thickness on whole-assemblage values for α and photoinhibition. Whole-community O2 flux data from 15 intact assemblages revealed positive relationships between chlorophyll a density and maximum photosynthetic rate or α expressed per unit area; the relationships with chlorophyll a were negative when photosynthetic rates were expressed per unit chlorophyll a. None of the whole assemblages exhibited photoinhibition. Thus, the data from the whole communities were consistent with model predictions.","container-title":"Journal of Phycology","DOI":"10.1046/j.1529-8817.1999.3510042.x","ISSN":"1529-8817","issue":"1","language":"en","page":"42-53","source":"Wiley Online Library","title":"Photosynthesis-Irradiance Patterns in Benthic Microalgae: Variations as a Function of Assemblage Thickness and Community Structure","title-short":"Photosynthesis-Irradiance Patterns in Benthic Microalgae","volume":"35","author":[{"family":"Dodds","given":"Walter K."},{"family":"Biggs","given":"Barry J. F."},{"family":"Lowe","given":"Rex L."}],"issued":{"date-parts":[["1999"]]}}}],"schema":"https://github.com/citation-style-language/schema/raw/master/csl-citation.json"}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(Dodds et al. 1999)</w:t>
      </w:r>
      <w:r w:rsidR="00014D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Recent syntheses have suggested </w:t>
      </w:r>
      <w:r w:rsidR="00014874">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increased allochthonous nutrients into oligotrophic lakes’ littoral zones may be responsible for increased filamentous algal abundance worldwide</w:t>
      </w:r>
      <w:r w:rsidR="0099565C">
        <w:rPr>
          <w:rFonts w:ascii="Times New Roman" w:eastAsia="Times New Roman" w:hAnsi="Times New Roman" w:cs="Times New Roman"/>
          <w:sz w:val="24"/>
          <w:szCs w:val="24"/>
        </w:rPr>
        <w:t xml:space="preserve"> and eventually contribute to nuisance filamentous algal blooms </w:t>
      </w:r>
      <w:r w:rsidR="008C593F">
        <w:rPr>
          <w:rFonts w:ascii="Times New Roman" w:eastAsia="Times New Roman" w:hAnsi="Times New Roman" w:cs="Times New Roman"/>
          <w:sz w:val="24"/>
          <w:szCs w:val="24"/>
        </w:rPr>
        <w:fldChar w:fldCharType="begin"/>
      </w:r>
      <w:r w:rsidR="008C593F">
        <w:rPr>
          <w:rFonts w:ascii="Times New Roman" w:eastAsia="Times New Roman" w:hAnsi="Times New Roman" w:cs="Times New Roman"/>
          <w:sz w:val="24"/>
          <w:szCs w:val="24"/>
        </w:rPr>
        <w:instrText xml:space="preserve"> ADDIN ZOTERO_ITEM CSL_CITATION {"citationID":"1mqgxGRb","properties":{"formattedCitation":"(Vadeboncoeur et al. 2021)","plainCitation":"(Vadeboncoeur et al. 2021)","noteIndex":0},"citationItems":[{"id":4655,"uris":["http://zotero.org/users/2645460/items/57FXES7S"],"uri":["http://zotero.org/users/2645460/items/57FXES7S"],"itemData":{"id":4655,"type":"article-journal","abstract":"Nearshore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(Vadeboncoeur et al. 2021)</w:t>
      </w:r>
      <w:r w:rsidR="008C593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202669">
        <w:rPr>
          <w:rFonts w:ascii="Times New Roman" w:eastAsia="Times New Roman" w:hAnsi="Times New Roman" w:cs="Times New Roman"/>
          <w:sz w:val="24"/>
          <w:szCs w:val="24"/>
        </w:rPr>
        <w:t>In addition,</w:t>
      </w:r>
      <w:r>
        <w:rPr>
          <w:rFonts w:ascii="Times New Roman" w:eastAsia="Times New Roman" w:hAnsi="Times New Roman" w:cs="Times New Roman"/>
          <w:sz w:val="24"/>
          <w:szCs w:val="24"/>
        </w:rPr>
        <w:t xml:space="preserve"> other mechanisms may </w:t>
      </w:r>
      <w:r w:rsidR="000567EF">
        <w:rPr>
          <w:rFonts w:ascii="Times New Roman" w:eastAsia="Times New Roman" w:hAnsi="Times New Roman" w:cs="Times New Roman"/>
          <w:sz w:val="24"/>
          <w:szCs w:val="24"/>
        </w:rPr>
        <w:t xml:space="preserve">contribute to </w:t>
      </w:r>
      <w:r>
        <w:rPr>
          <w:rFonts w:ascii="Times New Roman" w:eastAsia="Times New Roman" w:hAnsi="Times New Roman" w:cs="Times New Roman"/>
          <w:sz w:val="24"/>
          <w:szCs w:val="24"/>
        </w:rPr>
        <w:t>these patterns. For example, seasonal wave action can transport hypolimnetic nutrients to the littoral zone and stimulate increased filamentous algal production</w:t>
      </w:r>
      <w:r w:rsidR="0099565C">
        <w:rPr>
          <w:rFonts w:ascii="Times New Roman" w:eastAsia="Times New Roman" w:hAnsi="Times New Roman" w:cs="Times New Roman"/>
          <w:sz w:val="24"/>
          <w:szCs w:val="24"/>
        </w:rPr>
        <w:t xml:space="preserve"> </w:t>
      </w:r>
      <w:r w:rsidR="008C593F">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{"citationID":"ov3SK4tJ","properties":{"formattedCitation":"(Vadeboncoeur et al. 2021)","plainCitation":"(Vadeboncoeur et al. 2021)","dontUpdate":true,"noteIndex":0},"citationItems":[{"id":4655,"uris":["http://zotero.org/users/2645460/items/57FXES7S"],"uri":["http://zotero.org/users/2645460/items/57FXES7S"],"itemData":{"id":4655,"type":"article-journal","abstract":"Nearshore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w:t>
      </w:r>
      <w:r w:rsidR="008C593F">
        <w:rPr>
          <w:rFonts w:ascii="Times New Roman" w:hAnsi="Times New Roman" w:cs="Times New Roman"/>
          <w:sz w:val="24"/>
        </w:rPr>
        <w:t xml:space="preserve">reviewed in </w:t>
      </w:r>
      <w:r w:rsidR="008C593F" w:rsidRPr="008C593F">
        <w:rPr>
          <w:rFonts w:ascii="Times New Roman" w:hAnsi="Times New Roman" w:cs="Times New Roman"/>
          <w:sz w:val="24"/>
        </w:rPr>
        <w:t>Vadeboncoeur et al. 2021)</w:t>
      </w:r>
      <w:r w:rsidR="008C593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Likewise, shifting environmental conditions, such as temperature or dissolved oxygen, may limit the capacity for macroinvertebrates to graze, allowing for quickly growing, filamentous algae to outcompete diatom taxa</w:t>
      </w:r>
      <w:r w:rsidR="0099565C">
        <w:rPr>
          <w:rFonts w:ascii="Times New Roman" w:eastAsia="Times New Roman" w:hAnsi="Times New Roman" w:cs="Times New Roman"/>
          <w:sz w:val="24"/>
          <w:szCs w:val="24"/>
        </w:rPr>
        <w:t xml:space="preserve"> </w:t>
      </w:r>
      <w:r w:rsidR="008C593F">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{"citationID":"LynK84iK","properties":{"formattedCitation":"(Vadeboncoeur et al. 2021)","plainCitation":"(Vadeboncoeur et al. 2021)","dontUpdate":true,"noteIndex":0},"citationItems":[{"id":4655,"uris":["http://zotero.org/users/2645460/items/57FXES7S"],"uri":["http://zotero.org/users/2645460/items/57FXES7S"],"itemData":{"id":4655,"type":"article-journal","abstract":"Nearshore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w:t>
      </w:r>
      <w:r w:rsidR="008C593F">
        <w:rPr>
          <w:rFonts w:ascii="Times New Roman" w:hAnsi="Times New Roman" w:cs="Times New Roman"/>
          <w:sz w:val="24"/>
        </w:rPr>
        <w:t xml:space="preserve">reviewed in </w:t>
      </w:r>
      <w:r w:rsidR="008C593F" w:rsidRPr="008C593F">
        <w:rPr>
          <w:rFonts w:ascii="Times New Roman" w:hAnsi="Times New Roman" w:cs="Times New Roman"/>
          <w:sz w:val="24"/>
        </w:rPr>
        <w:t>Vadeboncoeur et al. 2021)</w:t>
      </w:r>
      <w:r w:rsidR="008C593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Regardless of the exact mechanism occurring in Flathead Lake, our algal abundance data are consistent with </w:t>
      </w:r>
      <w:r w:rsidR="0099565C">
        <w:rPr>
          <w:rFonts w:ascii="Times New Roman" w:eastAsia="Times New Roman" w:hAnsi="Times New Roman" w:cs="Times New Roman"/>
          <w:sz w:val="24"/>
          <w:szCs w:val="24"/>
        </w:rPr>
        <w:t xml:space="preserve">other </w:t>
      </w:r>
      <w:r>
        <w:rPr>
          <w:rFonts w:ascii="Times New Roman" w:eastAsia="Times New Roman" w:hAnsi="Times New Roman" w:cs="Times New Roman"/>
          <w:sz w:val="24"/>
          <w:szCs w:val="24"/>
        </w:rPr>
        <w:t xml:space="preserve">nearshore </w:t>
      </w:r>
      <w:r w:rsidR="0099565C">
        <w:rPr>
          <w:rFonts w:ascii="Times New Roman" w:eastAsia="Times New Roman" w:hAnsi="Times New Roman" w:cs="Times New Roman"/>
          <w:sz w:val="24"/>
          <w:szCs w:val="24"/>
        </w:rPr>
        <w:t xml:space="preserve">sewage-associated </w:t>
      </w:r>
      <w:r>
        <w:rPr>
          <w:rFonts w:ascii="Times New Roman" w:eastAsia="Times New Roman" w:hAnsi="Times New Roman" w:cs="Times New Roman"/>
          <w:sz w:val="24"/>
          <w:szCs w:val="24"/>
        </w:rPr>
        <w:t>eutrophication patterns observed in other, large, deep, oligotrophic systems</w:t>
      </w:r>
      <w:r w:rsidR="005B58A7">
        <w:rPr>
          <w:rFonts w:ascii="Times New Roman" w:eastAsia="Times New Roman" w:hAnsi="Times New Roman" w:cs="Times New Roman"/>
          <w:sz w:val="24"/>
          <w:szCs w:val="24"/>
        </w:rPr>
        <w:t xml:space="preserve"> </w:t>
      </w:r>
      <w:r w:rsidR="005B58A7">
        <w:rPr>
          <w:rFonts w:ascii="Times New Roman" w:eastAsia="Times New Roman" w:hAnsi="Times New Roman" w:cs="Times New Roman"/>
          <w:sz w:val="24"/>
          <w:szCs w:val="24"/>
        </w:rPr>
        <w:fldChar w:fldCharType="begin"/>
      </w:r>
      <w:r w:rsidR="00976B05">
        <w:rPr>
          <w:rFonts w:ascii="Times New Roman" w:eastAsia="Times New Roman" w:hAnsi="Times New Roman" w:cs="Times New Roman"/>
          <w:sz w:val="24"/>
          <w:szCs w:val="24"/>
        </w:rPr>
        <w:instrText xml:space="preserve"> ADDIN ZOTERO_ITEM CSL_CITATION {"citationID":"5J0hOpgc","properties":{"formattedCitation":"(Meyer et al.; Timoshkin et al. 2016)","plainCitation":"(Meyer et al.; Timoshkin et al. 2016)","dontUpdate":true,"noteIndex":0},"citationItems":[{"id":4114,"uris":["http://zotero.org/users/2645460/items/5MKK494P"],"uri":["http://zotero.org/users/2645460/items/5MKK494P"],"itemData":{"id":4114,"type":"article-journal","title":"Effects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5B58A7">
        <w:rPr>
          <w:rFonts w:ascii="Times New Roman" w:eastAsia="Times New Roman" w:hAnsi="Times New Roman" w:cs="Times New Roman"/>
          <w:sz w:val="24"/>
          <w:szCs w:val="24"/>
        </w:rPr>
        <w:fldChar w:fldCharType="separate"/>
      </w:r>
      <w:r w:rsidR="005B58A7" w:rsidRPr="005B58A7">
        <w:rPr>
          <w:rFonts w:ascii="Times New Roman" w:hAnsi="Times New Roman" w:cs="Times New Roman"/>
          <w:sz w:val="24"/>
        </w:rPr>
        <w:t>(</w:t>
      </w:r>
      <w:r w:rsidR="00276602">
        <w:rPr>
          <w:rFonts w:ascii="Times New Roman" w:hAnsi="Times New Roman" w:cs="Times New Roman"/>
          <w:sz w:val="24"/>
        </w:rPr>
        <w:t xml:space="preserve">e.g., </w:t>
      </w:r>
      <w:r w:rsidR="005B58A7" w:rsidRPr="005B58A7">
        <w:rPr>
          <w:rFonts w:ascii="Times New Roman" w:hAnsi="Times New Roman" w:cs="Times New Roman"/>
          <w:sz w:val="24"/>
        </w:rPr>
        <w:t>Meyer et al.; Timoshkin et al. 2016</w:t>
      </w:r>
      <w:r w:rsidR="005B58A7">
        <w:rPr>
          <w:rFonts w:ascii="Times New Roman" w:eastAsia="Times New Roman" w:hAnsi="Times New Roman" w:cs="Times New Roman"/>
          <w:sz w:val="24"/>
          <w:szCs w:val="24"/>
        </w:rPr>
        <w:fldChar w:fldCharType="end"/>
      </w:r>
      <w:r w:rsidR="005B58A7">
        <w:rPr>
          <w:rFonts w:ascii="Times New Roman" w:eastAsia="Times New Roman" w:hAnsi="Times New Roman" w:cs="Times New Roman"/>
          <w:sz w:val="24"/>
          <w:szCs w:val="24"/>
        </w:rPr>
        <w:fldChar w:fldCharType="begin"/>
      </w:r>
      <w:r w:rsidR="00976B05">
        <w:rPr>
          <w:rFonts w:ascii="Times New Roman" w:eastAsia="Times New Roman" w:hAnsi="Times New Roman" w:cs="Times New Roman"/>
          <w:sz w:val="24"/>
          <w:szCs w:val="24"/>
        </w:rPr>
        <w:instrText xml:space="preserve"> ADDIN ZOTERO_ITEM CSL_CITATION {"citationID":"Pmvt3xPS","properties":{"formattedCitation":"(Rosenberger et al. 2008; Hampton et al. 2011)","plainCitation":"(Rosenberger et al. 2008; Hampton et al. 2011)","dontUpdate":true,"noteIndex":0},"citationItems":[{"id":313,"uris":["http://zotero.org/users/2645460/items/N9NPSZZU"],"uri":["http://zotero.org/users/2645460/items/N9NPSZZU"],"itemData":{"id":313,"type":"article-journal","container-title":"Freshwater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5B58A7">
        <w:rPr>
          <w:rFonts w:ascii="Times New Roman" w:eastAsia="Times New Roman" w:hAnsi="Times New Roman" w:cs="Times New Roman"/>
          <w:sz w:val="24"/>
          <w:szCs w:val="24"/>
        </w:rPr>
        <w:fldChar w:fldCharType="separate"/>
      </w:r>
      <w:r w:rsidR="00276602">
        <w:rPr>
          <w:rFonts w:ascii="Times New Roman" w:hAnsi="Times New Roman" w:cs="Times New Roman"/>
          <w:sz w:val="24"/>
        </w:rPr>
        <w:t xml:space="preserve">, </w:t>
      </w:r>
      <w:r w:rsidR="005B58A7" w:rsidRPr="005B58A7">
        <w:rPr>
          <w:rFonts w:ascii="Times New Roman" w:hAnsi="Times New Roman" w:cs="Times New Roman"/>
          <w:sz w:val="24"/>
        </w:rPr>
        <w:t>Rosenberger et al. 2008; Hampton et al. 2011)</w:t>
      </w:r>
      <w:r w:rsidR="005B58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By mirroring </w:t>
      </w:r>
      <w:r w:rsidR="0099565C">
        <w:rPr>
          <w:rFonts w:ascii="Times New Roman" w:eastAsia="Times New Roman" w:hAnsi="Times New Roman" w:cs="Times New Roman"/>
          <w:sz w:val="24"/>
          <w:szCs w:val="24"/>
        </w:rPr>
        <w:t xml:space="preserve">patterns in </w:t>
      </w:r>
      <w:r>
        <w:rPr>
          <w:rFonts w:ascii="Times New Roman" w:eastAsia="Times New Roman" w:hAnsi="Times New Roman" w:cs="Times New Roman"/>
          <w:sz w:val="24"/>
          <w:szCs w:val="24"/>
        </w:rPr>
        <w:t xml:space="preserve">sewage-specific indicator </w:t>
      </w:r>
      <w:r w:rsidR="0099565C">
        <w:rPr>
          <w:rFonts w:ascii="Times New Roman" w:eastAsia="Times New Roman" w:hAnsi="Times New Roman" w:cs="Times New Roman"/>
          <w:sz w:val="24"/>
          <w:szCs w:val="24"/>
        </w:rPr>
        <w:t>abundance</w:t>
      </w:r>
      <w:r>
        <w:rPr>
          <w:rFonts w:ascii="Times New Roman" w:eastAsia="Times New Roman" w:hAnsi="Times New Roman" w:cs="Times New Roman"/>
          <w:sz w:val="24"/>
          <w:szCs w:val="24"/>
        </w:rPr>
        <w:t xml:space="preserve">, our data further suggest that relative abundance of filamentous taxa tends to be greatest near areas and during times of increased human </w:t>
      </w:r>
      <w:r w:rsidR="00403324">
        <w:rPr>
          <w:rFonts w:ascii="Times New Roman" w:eastAsia="Times New Roman" w:hAnsi="Times New Roman" w:cs="Times New Roman"/>
          <w:sz w:val="24"/>
          <w:szCs w:val="24"/>
        </w:rPr>
        <w:t xml:space="preserve">activity at </w:t>
      </w:r>
      <w:r>
        <w:rPr>
          <w:rFonts w:ascii="Times New Roman" w:eastAsia="Times New Roman" w:hAnsi="Times New Roman" w:cs="Times New Roman"/>
          <w:sz w:val="24"/>
          <w:szCs w:val="24"/>
        </w:rPr>
        <w:t>lakeside development</w:t>
      </w:r>
      <w:r w:rsidR="0040332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
    <w:p w14:paraId="45A6935C" w14:textId="17547776"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algal community composition, relative abundance of branched- and odd-chain fatty acids, </w:t>
      </w:r>
      <w:r w:rsidR="00403324">
        <w:rPr>
          <w:rFonts w:ascii="Times New Roman" w:eastAsia="Times New Roman" w:hAnsi="Times New Roman" w:cs="Times New Roman"/>
          <w:sz w:val="24"/>
          <w:szCs w:val="24"/>
        </w:rPr>
        <w:t xml:space="preserve">which are </w:t>
      </w:r>
      <w:r>
        <w:rPr>
          <w:rFonts w:ascii="Times New Roman" w:eastAsia="Times New Roman" w:hAnsi="Times New Roman" w:cs="Times New Roman"/>
          <w:sz w:val="24"/>
          <w:szCs w:val="24"/>
        </w:rPr>
        <w:t xml:space="preserve">highly specific indicators of bacterial </w:t>
      </w:r>
      <w:r w:rsidR="0099565C">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mirrored patterns observed in total PPCP concentrations and algal taxonomic abundances. While bacteria are </w:t>
      </w:r>
      <w:r w:rsidR="002E4F0A">
        <w:rPr>
          <w:rFonts w:ascii="Times New Roman" w:eastAsia="Times New Roman" w:hAnsi="Times New Roman" w:cs="Times New Roman"/>
          <w:sz w:val="24"/>
          <w:szCs w:val="24"/>
        </w:rPr>
        <w:t>core constituents</w:t>
      </w:r>
      <w:r>
        <w:rPr>
          <w:rFonts w:ascii="Times New Roman" w:eastAsia="Times New Roman" w:hAnsi="Times New Roman" w:cs="Times New Roman"/>
          <w:sz w:val="24"/>
          <w:szCs w:val="24"/>
        </w:rPr>
        <w:t xml:space="preserve"> of biofilm communities</w:t>
      </w:r>
      <w:r w:rsidR="005B58A7">
        <w:rPr>
          <w:rFonts w:ascii="Times New Roman" w:eastAsia="Times New Roman" w:hAnsi="Times New Roman" w:cs="Times New Roman"/>
          <w:sz w:val="24"/>
          <w:szCs w:val="24"/>
        </w:rPr>
        <w:t xml:space="preserve"> </w:t>
      </w:r>
      <w:r w:rsidR="005B58A7">
        <w:rPr>
          <w:rFonts w:ascii="Times New Roman" w:eastAsia="Times New Roman" w:hAnsi="Times New Roman" w:cs="Times New Roman"/>
          <w:sz w:val="24"/>
          <w:szCs w:val="24"/>
        </w:rPr>
        <w:fldChar w:fldCharType="begin"/>
      </w:r>
      <w:r w:rsidR="005B58A7">
        <w:rPr>
          <w:rFonts w:ascii="Times New Roman" w:eastAsia="Times New Roman" w:hAnsi="Times New Roman" w:cs="Times New Roman"/>
          <w:sz w:val="24"/>
          <w:szCs w:val="24"/>
        </w:rPr>
        <w:instrText xml:space="preserve"> ADDIN ZOTERO_ITEM CSL_CITATION {"citationID":"fEYMJR5N","properties":{"formattedCitation":"(Azim et al. 2005)","plainCitation":"(Azim et al. 2005)","noteIndex":0},"citationItems":[{"id":4660,"uris":["http://zotero.org/users/2645460/items/WPU3I4QE"],"uri":["http://zotero.org/users/2645460/items/WPU3I4QE"],"itemData":{"id":4660,"type":"book","abstract":"The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5B58A7">
        <w:rPr>
          <w:rFonts w:ascii="Times New Roman" w:eastAsia="Times New Roman" w:hAnsi="Times New Roman" w:cs="Times New Roman"/>
          <w:sz w:val="24"/>
          <w:szCs w:val="24"/>
        </w:rPr>
        <w:fldChar w:fldCharType="separate"/>
      </w:r>
      <w:r w:rsidR="005B58A7" w:rsidRPr="005B58A7">
        <w:rPr>
          <w:rFonts w:ascii="Times New Roman" w:hAnsi="Times New Roman" w:cs="Times New Roman"/>
          <w:sz w:val="24"/>
        </w:rPr>
        <w:t>(Azim et al. 2005)</w:t>
      </w:r>
      <w:r w:rsidR="005B58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their relative abundance can be useful for </w:t>
      </w:r>
      <w:r w:rsidR="0099565C">
        <w:rPr>
          <w:rFonts w:ascii="Times New Roman" w:eastAsia="Times New Roman" w:hAnsi="Times New Roman" w:cs="Times New Roman"/>
          <w:sz w:val="24"/>
          <w:szCs w:val="24"/>
        </w:rPr>
        <w:t>inferring</w:t>
      </w:r>
      <w:r>
        <w:rPr>
          <w:rFonts w:ascii="Times New Roman" w:eastAsia="Times New Roman" w:hAnsi="Times New Roman" w:cs="Times New Roman"/>
          <w:sz w:val="24"/>
          <w:szCs w:val="24"/>
        </w:rPr>
        <w:t xml:space="preserve"> sewage pollution </w:t>
      </w:r>
      <w:r w:rsidR="00E224A0">
        <w:rPr>
          <w:rFonts w:ascii="Times New Roman" w:eastAsia="Times New Roman" w:hAnsi="Times New Roman" w:cs="Times New Roman"/>
          <w:sz w:val="24"/>
          <w:szCs w:val="24"/>
        </w:rPr>
        <w:fldChar w:fldCharType="begin"/>
      </w:r>
      <w:r w:rsidR="00E224A0">
        <w:rPr>
          <w:rFonts w:ascii="Times New Roman" w:eastAsia="Times New Roman" w:hAnsi="Times New Roman" w:cs="Times New Roman"/>
          <w:sz w:val="24"/>
          <w:szCs w:val="24"/>
        </w:rPr>
        <w:instrText xml:space="preserve"> ADDIN ZOTERO_ITEM CSL_CITATION {"citationID":"If61ZPh0","properties":{"formattedCitation":"(Seguel et al. 2001; Rocchetta et al. 2014)","plainCitation":"(Seguel et al. 2001; Rocchetta et al. 2014)","noteIndex":0},"citationItems":[{"id":4601,"uris":["http://zotero.org/users/2645460/items/APX6PKPX"],"uri":["http://zotero.org/users/2645460/items/APX6PKPX"],"itemData":{"id":4601,"type":"article-journal","container-title":"Water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id":4664,"uris":["http://zotero.org/users/2645460/items/G7TRXHUB"],"uri":["http://zotero.org/users/2645460/items/G7TRXHUB"],"itemData":{"id":4664,"type":"article-journal","abstract":"Lipid and fatty acid (FA) composition and selected oxidative stress parameters of freshwater clams (Dipolodon chilensis), from a sewage-polluted (SMA) and a clean site, were compared. Trophic markers FA were analyzed in clams and sediment. Saturated FA (SAFA), and bacteria and sewage markers were abundant in SMA sediments, while diatom markers were 50% lower. Proportions of SAFA, branched FA, 20:5n−3 (EPA) and 22:6n−3 (DHA) were higher in SMA clams. Chronic exposure of D. chilensis to increasing eutrophication affected its lipid and FA composition. The increase in EPA and DHA proportions could be an adaptive response, which increases stress resistance but could also lead to higher susceptibility to lipid peroxidation TBARS, lipofuscins (20-fold) and GSH concentrations were higher in SMA clams. FA markers indicated terrestrial plant detritus and bacteria are important items in D. chilensis diet. Anthropogenic input in their food could be traced using specific FA as trophic markers.","container-title":"Marine Pollution Bulletin","DOI":"10.1016/j.marpolbul.2013.12.011","ISSN":"0025-326X","issue":"1","journalAbbreviation":"Marine Pollution Bulletin","language":"en","page":"211-219","source":"ScienceDirect","title":"Effects of sewage discharges on lipid and fatty acid composition of the Patagonian bivalve Diplodon chilensis","volume":"79","author":[{"family":"Rocchetta","given":"Iara"},{"family":"Pasquevich","given":"María Y."},{"family":"Heras","given":"Horacio"},{"family":"Ríos de Molina","given":"María del Carmen"},{"family":"Luquet","given":"Carlos M."}],"issued":{"date-parts":[["2014",2,15]]}}}],"schema":"https://github.com/citation-style-language/schema/raw/master/csl-citation.json"} </w:instrText>
      </w:r>
      <w:r w:rsidR="00E224A0">
        <w:rPr>
          <w:rFonts w:ascii="Times New Roman" w:eastAsia="Times New Roman" w:hAnsi="Times New Roman" w:cs="Times New Roman"/>
          <w:sz w:val="24"/>
          <w:szCs w:val="24"/>
        </w:rPr>
        <w:fldChar w:fldCharType="separate"/>
      </w:r>
      <w:r w:rsidR="00E224A0" w:rsidRPr="00E224A0">
        <w:rPr>
          <w:rFonts w:ascii="Times New Roman" w:hAnsi="Times New Roman" w:cs="Times New Roman"/>
          <w:sz w:val="24"/>
        </w:rPr>
        <w:t>(Seguel et al. 2001; Rocchetta et al. 2014)</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Similar studies at Lake Baikal measured </w:t>
      </w:r>
      <w:r>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Enterococcus</w:t>
      </w:r>
      <w:r>
        <w:rPr>
          <w:rFonts w:ascii="Times New Roman" w:eastAsia="Times New Roman" w:hAnsi="Times New Roman" w:cs="Times New Roman"/>
          <w:sz w:val="24"/>
          <w:szCs w:val="24"/>
        </w:rPr>
        <w:t xml:space="preserve"> abundances near areas suspected of increased sewage pollution and noted that these areas tended to have higher fecal indicator bacteria abundances </w:t>
      </w:r>
      <w:r w:rsidR="005B58A7">
        <w:rPr>
          <w:rFonts w:ascii="Times New Roman" w:eastAsia="Times New Roman" w:hAnsi="Times New Roman" w:cs="Times New Roman"/>
          <w:sz w:val="24"/>
          <w:szCs w:val="24"/>
        </w:rPr>
        <w:fldChar w:fldCharType="begin"/>
      </w:r>
      <w:r w:rsidR="005B58A7">
        <w:rPr>
          <w:rFonts w:ascii="Times New Roman" w:eastAsia="Times New Roman" w:hAnsi="Times New Roman" w:cs="Times New Roman"/>
          <w:sz w:val="24"/>
          <w:szCs w:val="24"/>
        </w:rPr>
        <w:instrText xml:space="preserve"> ADDIN ZOTERO_ITEM CSL_CITATION {"citationID":"BeVeOcxM","properties":{"formattedCitation":"(Timoshkin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5B58A7">
        <w:rPr>
          <w:rFonts w:ascii="Times New Roman" w:eastAsia="Times New Roman" w:hAnsi="Times New Roman" w:cs="Times New Roman"/>
          <w:sz w:val="24"/>
          <w:szCs w:val="24"/>
        </w:rPr>
        <w:fldChar w:fldCharType="separate"/>
      </w:r>
      <w:r w:rsidR="005B58A7" w:rsidRPr="005B58A7">
        <w:rPr>
          <w:rFonts w:ascii="Times New Roman" w:hAnsi="Times New Roman" w:cs="Times New Roman"/>
          <w:sz w:val="24"/>
        </w:rPr>
        <w:t>(Timoshkin et al. 2016)</w:t>
      </w:r>
      <w:r w:rsidR="005B58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While branched- and odd-chain fatty acids can suggest bacterial abundance</w:t>
      </w:r>
      <w:r w:rsidR="00E224A0">
        <w:rPr>
          <w:rFonts w:ascii="Times New Roman" w:eastAsia="Times New Roman" w:hAnsi="Times New Roman" w:cs="Times New Roman"/>
          <w:sz w:val="24"/>
          <w:szCs w:val="24"/>
        </w:rPr>
        <w:t xml:space="preserve"> </w:t>
      </w:r>
      <w:r w:rsidR="00E224A0">
        <w:rPr>
          <w:rFonts w:ascii="Times New Roman" w:eastAsia="Times New Roman" w:hAnsi="Times New Roman" w:cs="Times New Roman"/>
          <w:sz w:val="24"/>
          <w:szCs w:val="24"/>
        </w:rPr>
        <w:fldChar w:fldCharType="begin"/>
      </w:r>
      <w:r w:rsidR="00E224A0">
        <w:rPr>
          <w:rFonts w:ascii="Times New Roman" w:eastAsia="Times New Roman" w:hAnsi="Times New Roman" w:cs="Times New Roman"/>
          <w:sz w:val="24"/>
          <w:szCs w:val="24"/>
        </w:rPr>
        <w:instrText xml:space="preserve"> ADDIN ZOTERO_ITEM CSL_CITATION {"citationID":"AWJLWajY","properties":{"formattedCitation":"(Seguel et al. 2001; Rocchetta et al. 2014)","plainCitation":"(Seguel et al. 2001; Rocchetta et al. 2014)","noteIndex":0},"citationItems":[{"id":4601,"uris":["http://zotero.org/users/2645460/items/APX6PKPX"],"uri":["http://zotero.org/users/2645460/items/APX6PKPX"],"itemData":{"id":4601,"type":"article-journal","container-title":"Water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id":4664,"uris":["http://zotero.org/users/2645460/items/G7TRXHUB"],"uri":["http://zotero.org/users/2645460/items/G7TRXHUB"],"itemData":{"id":4664,"type":"article-journal","abstract":"Lipid and fatty acid (FA) composition and selected oxidative stress parameters of freshwater clams (Dipolodon chilensis), from a sewage-polluted (SMA) and a clean site, were compared. Trophic markers FA were analyzed in clams and sediment. Saturated FA (SAFA), and bacteria and sewage markers were abundant in SMA sediments, while diatom markers were 50% lower. Proportions of SAFA, branched FA, 20:5n−3 (EPA) and 22:6n−3 (DHA) were higher in SMA clams. Chronic exposure of D. chilensis to increasing eutrophication affected its lipid and FA composition. The increase in EPA and DHA proportions could be an adaptive response, which increases stress resistance but could also lead to higher susceptibility to lipid peroxidation TBARS, lipofuscins (20-fold) and GSH concentrations were higher in SMA clams. FA markers indicated terrestrial plant detritus and bacteria are important items in D. chilensis diet. Anthropogenic input in their food could be traced using specific FA as trophic markers.","container-title":"Marine Pollution Bulletin","DOI":"10.1016/j.marpolbul.2013.12.011","ISSN":"0025-326X","issue":"1","journalAbbreviation":"Marine Pollution Bulletin","language":"en","page":"211-219","source":"ScienceDirect","title":"Effects of sewage discharges on lipid and fatty acid composition of the Patagonian bivalve Diplodon chilensis","volume":"79","author":[{"family":"Rocchetta","given":"Iara"},{"family":"Pasquevich","given":"María Y."},{"family":"Heras","given":"Horacio"},{"family":"Ríos de Molina","given":"María del Carmen"},{"family":"Luquet","given":"Carlos M."}],"issued":{"date-parts":[["2014",2,15]]}}}],"schema":"https://github.com/citation-style-language/schema/raw/master/csl-citation.json"} </w:instrText>
      </w:r>
      <w:r w:rsidR="00E224A0">
        <w:rPr>
          <w:rFonts w:ascii="Times New Roman" w:eastAsia="Times New Roman" w:hAnsi="Times New Roman" w:cs="Times New Roman"/>
          <w:sz w:val="24"/>
          <w:szCs w:val="24"/>
        </w:rPr>
        <w:fldChar w:fldCharType="separate"/>
      </w:r>
      <w:r w:rsidR="00E224A0" w:rsidRPr="00E224A0">
        <w:rPr>
          <w:rFonts w:ascii="Times New Roman" w:hAnsi="Times New Roman" w:cs="Times New Roman"/>
          <w:sz w:val="24"/>
        </w:rPr>
        <w:t>(Seguel et al. 2001; Rocchetta et al. 2014)</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diversity of branched- and odd-chain fatty acids observed in our data </w:t>
      </w:r>
      <w:r w:rsidR="0099565C">
        <w:rPr>
          <w:rFonts w:ascii="Times New Roman" w:eastAsia="Times New Roman" w:hAnsi="Times New Roman" w:cs="Times New Roman"/>
          <w:sz w:val="24"/>
          <w:szCs w:val="24"/>
        </w:rPr>
        <w:t>could not identify</w:t>
      </w:r>
      <w:r>
        <w:rPr>
          <w:rFonts w:ascii="Times New Roman" w:eastAsia="Times New Roman" w:hAnsi="Times New Roman" w:cs="Times New Roman"/>
          <w:sz w:val="24"/>
          <w:szCs w:val="24"/>
        </w:rPr>
        <w:t xml:space="preserve"> specific taxonomic groups. </w:t>
      </w:r>
      <w:r w:rsidR="00014D40">
        <w:rPr>
          <w:rFonts w:ascii="Times New Roman" w:eastAsia="Times New Roman" w:hAnsi="Times New Roman" w:cs="Times New Roman"/>
          <w:sz w:val="24"/>
          <w:szCs w:val="24"/>
        </w:rPr>
        <w:t>T</w:t>
      </w:r>
      <w:r w:rsidR="00E224A0">
        <w:rPr>
          <w:rFonts w:ascii="Times New Roman" w:eastAsia="Times New Roman" w:hAnsi="Times New Roman" w:cs="Times New Roman"/>
          <w:sz w:val="24"/>
          <w:szCs w:val="24"/>
        </w:rPr>
        <w:t xml:space="preserve">hese differences in heterotroph abundance may be consequential for </w:t>
      </w:r>
      <w:r w:rsidR="00014D40">
        <w:rPr>
          <w:rFonts w:ascii="Times New Roman" w:eastAsia="Times New Roman" w:hAnsi="Times New Roman" w:cs="Times New Roman"/>
          <w:sz w:val="24"/>
          <w:szCs w:val="24"/>
        </w:rPr>
        <w:t>autotrophic and heterotrophic productivity</w:t>
      </w:r>
      <w:r w:rsidR="00E224A0">
        <w:rPr>
          <w:rFonts w:ascii="Times New Roman" w:eastAsia="Times New Roman" w:hAnsi="Times New Roman" w:cs="Times New Roman"/>
          <w:sz w:val="24"/>
          <w:szCs w:val="24"/>
        </w:rPr>
        <w:t xml:space="preserve">. </w:t>
      </w:r>
      <w:r w:rsidR="00E224A0">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{"citationID":"iMa9klyr","properties":{"formattedCitation":"(Rosi-Marshall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E224A0">
        <w:rPr>
          <w:rFonts w:ascii="Times New Roman" w:eastAsia="Times New Roman" w:hAnsi="Times New Roman" w:cs="Times New Roman"/>
          <w:sz w:val="24"/>
          <w:szCs w:val="24"/>
        </w:rPr>
        <w:fldChar w:fldCharType="separate"/>
      </w:r>
      <w:r w:rsidR="00E224A0" w:rsidRPr="00E224A0">
        <w:rPr>
          <w:rFonts w:ascii="Times New Roman" w:hAnsi="Times New Roman" w:cs="Times New Roman"/>
          <w:sz w:val="24"/>
        </w:rPr>
        <w:t xml:space="preserve">Rosi-Marshall et al. </w:t>
      </w:r>
      <w:r w:rsidR="00E224A0">
        <w:rPr>
          <w:rFonts w:ascii="Times New Roman" w:hAnsi="Times New Roman" w:cs="Times New Roman"/>
          <w:sz w:val="24"/>
        </w:rPr>
        <w:t>(</w:t>
      </w:r>
      <w:r w:rsidR="00E224A0" w:rsidRPr="00E224A0">
        <w:rPr>
          <w:rFonts w:ascii="Times New Roman" w:hAnsi="Times New Roman" w:cs="Times New Roman"/>
          <w:sz w:val="24"/>
        </w:rPr>
        <w:t>2013)</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for example, demonstrated how caffeine can act as generalist toxicant</w:t>
      </w:r>
      <w:r w:rsidR="000D160E">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reduc</w:t>
      </w:r>
      <w:r w:rsidR="000D160E">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community respiration by reducing </w:t>
      </w:r>
      <w:r w:rsidR="000D160E">
        <w:rPr>
          <w:rFonts w:ascii="Times New Roman" w:eastAsia="Times New Roman" w:hAnsi="Times New Roman" w:cs="Times New Roman"/>
          <w:sz w:val="24"/>
          <w:szCs w:val="24"/>
        </w:rPr>
        <w:t>abundance of the entire</w:t>
      </w:r>
      <w:r>
        <w:rPr>
          <w:rFonts w:ascii="Times New Roman" w:eastAsia="Times New Roman" w:hAnsi="Times New Roman" w:cs="Times New Roman"/>
          <w:sz w:val="24"/>
          <w:szCs w:val="24"/>
        </w:rPr>
        <w:t xml:space="preserve"> community, whereas diphenhydramine can act as a specialist toxicant and reduce community respiration by reducing certain taxa’s relative abundance.</w:t>
      </w:r>
      <w:r w:rsidR="00403324">
        <w:rPr>
          <w:rFonts w:ascii="Times New Roman" w:eastAsia="Times New Roman" w:hAnsi="Times New Roman" w:cs="Times New Roman"/>
          <w:sz w:val="24"/>
          <w:szCs w:val="24"/>
        </w:rPr>
        <w:t xml:space="preserve"> </w:t>
      </w:r>
      <w:r w:rsidR="00410460">
        <w:rPr>
          <w:rFonts w:ascii="Times New Roman" w:eastAsia="Times New Roman" w:hAnsi="Times New Roman" w:cs="Times New Roman"/>
          <w:sz w:val="24"/>
          <w:szCs w:val="24"/>
        </w:rPr>
        <w:t>In the context of our study</w:t>
      </w:r>
      <w:r w:rsidRPr="00F32389">
        <w:rPr>
          <w:rFonts w:ascii="Times New Roman" w:eastAsia="Times New Roman" w:hAnsi="Times New Roman" w:cs="Times New Roman"/>
          <w:sz w:val="24"/>
          <w:szCs w:val="24"/>
        </w:rPr>
        <w:t xml:space="preserve">, </w:t>
      </w:r>
      <w:r w:rsidR="00890D4D" w:rsidRPr="00F32389">
        <w:rPr>
          <w:rFonts w:ascii="Times New Roman" w:eastAsia="Times New Roman" w:hAnsi="Times New Roman" w:cs="Times New Roman"/>
          <w:sz w:val="24"/>
          <w:szCs w:val="24"/>
        </w:rPr>
        <w:t>patterns in</w:t>
      </w:r>
      <w:r w:rsidRPr="00F32389">
        <w:rPr>
          <w:rFonts w:ascii="Times New Roman" w:eastAsia="Times New Roman" w:hAnsi="Times New Roman" w:cs="Times New Roman"/>
          <w:sz w:val="24"/>
          <w:szCs w:val="24"/>
        </w:rPr>
        <w:t xml:space="preserve"> </w:t>
      </w:r>
      <w:r w:rsidR="00793072" w:rsidRPr="00F32389">
        <w:rPr>
          <w:rFonts w:ascii="Times New Roman" w:eastAsia="Times New Roman" w:hAnsi="Times New Roman" w:cs="Times New Roman"/>
          <w:sz w:val="24"/>
          <w:szCs w:val="24"/>
        </w:rPr>
        <w:t>periphyton</w:t>
      </w:r>
      <w:r w:rsidR="00890D4D" w:rsidRPr="00F32389">
        <w:rPr>
          <w:rFonts w:ascii="Times New Roman" w:eastAsia="Times New Roman" w:hAnsi="Times New Roman" w:cs="Times New Roman"/>
          <w:sz w:val="24"/>
          <w:szCs w:val="24"/>
        </w:rPr>
        <w:t xml:space="preserve"> </w:t>
      </w:r>
      <w:r w:rsidRPr="00F32389">
        <w:rPr>
          <w:rFonts w:ascii="Times New Roman" w:eastAsia="Times New Roman" w:hAnsi="Times New Roman" w:cs="Times New Roman"/>
          <w:sz w:val="24"/>
          <w:szCs w:val="24"/>
        </w:rPr>
        <w:t xml:space="preserve">branched- and odd-chain fatty acids </w:t>
      </w:r>
      <w:r w:rsidR="00890D4D" w:rsidRPr="00F32389">
        <w:rPr>
          <w:rFonts w:ascii="Times New Roman" w:eastAsia="Times New Roman" w:hAnsi="Times New Roman" w:cs="Times New Roman"/>
          <w:sz w:val="24"/>
          <w:szCs w:val="24"/>
        </w:rPr>
        <w:t>underscore the potential for heterogeneities in sewage loading to influence benthic bacterial communities. Our data</w:t>
      </w:r>
      <w:r w:rsidR="00AE6C0E">
        <w:rPr>
          <w:rFonts w:ascii="Times New Roman" w:eastAsia="Times New Roman" w:hAnsi="Times New Roman" w:cs="Times New Roman"/>
          <w:sz w:val="24"/>
          <w:szCs w:val="24"/>
        </w:rPr>
        <w:t>,</w:t>
      </w:r>
      <w:r w:rsidRPr="00F32389">
        <w:rPr>
          <w:rFonts w:ascii="Times New Roman" w:eastAsia="Times New Roman" w:hAnsi="Times New Roman" w:cs="Times New Roman"/>
          <w:sz w:val="24"/>
          <w:szCs w:val="24"/>
        </w:rPr>
        <w:t xml:space="preserve"> </w:t>
      </w:r>
      <w:r w:rsidR="00890D4D" w:rsidRPr="00F32389">
        <w:rPr>
          <w:rFonts w:ascii="Times New Roman" w:eastAsia="Times New Roman" w:hAnsi="Times New Roman" w:cs="Times New Roman"/>
          <w:sz w:val="24"/>
          <w:szCs w:val="24"/>
        </w:rPr>
        <w:t>in addition to th</w:t>
      </w:r>
      <w:r w:rsidR="00410460">
        <w:rPr>
          <w:rFonts w:ascii="Times New Roman" w:eastAsia="Times New Roman" w:hAnsi="Times New Roman" w:cs="Times New Roman"/>
          <w:sz w:val="24"/>
          <w:szCs w:val="24"/>
        </w:rPr>
        <w:t xml:space="preserve">e </w:t>
      </w:r>
      <w:r w:rsidRPr="00F32389">
        <w:rPr>
          <w:rFonts w:ascii="Times New Roman" w:eastAsia="Times New Roman" w:hAnsi="Times New Roman" w:cs="Times New Roman"/>
          <w:sz w:val="24"/>
          <w:szCs w:val="24"/>
        </w:rPr>
        <w:t xml:space="preserve">uncertainties in how sewage may influence heterotroph composition and </w:t>
      </w:r>
      <w:r w:rsidR="00890D4D" w:rsidRPr="00F32389">
        <w:rPr>
          <w:rFonts w:ascii="Times New Roman" w:eastAsia="Times New Roman" w:hAnsi="Times New Roman" w:cs="Times New Roman"/>
          <w:sz w:val="24"/>
          <w:szCs w:val="24"/>
        </w:rPr>
        <w:t>productivity</w:t>
      </w:r>
      <w:r w:rsidR="00410460">
        <w:rPr>
          <w:rFonts w:ascii="Times New Roman" w:eastAsia="Times New Roman" w:hAnsi="Times New Roman" w:cs="Times New Roman"/>
          <w:sz w:val="24"/>
          <w:szCs w:val="24"/>
        </w:rPr>
        <w:t xml:space="preserve"> </w:t>
      </w:r>
      <w:r w:rsidR="00CA7732">
        <w:rPr>
          <w:rFonts w:ascii="Times New Roman" w:eastAsia="Times New Roman" w:hAnsi="Times New Roman" w:cs="Times New Roman"/>
          <w:sz w:val="24"/>
          <w:szCs w:val="24"/>
        </w:rPr>
        <w:t xml:space="preserve">in lotic and lentic systems </w:t>
      </w:r>
      <w:r w:rsidR="00410460">
        <w:rPr>
          <w:rFonts w:ascii="Times New Roman" w:eastAsia="Times New Roman" w:hAnsi="Times New Roman" w:cs="Times New Roman"/>
          <w:sz w:val="24"/>
          <w:szCs w:val="24"/>
        </w:rPr>
        <w:fldChar w:fldCharType="begin"/>
      </w:r>
      <w:r w:rsidR="00410460">
        <w:rPr>
          <w:rFonts w:ascii="Times New Roman" w:eastAsia="Times New Roman" w:hAnsi="Times New Roman" w:cs="Times New Roman"/>
          <w:sz w:val="24"/>
          <w:szCs w:val="24"/>
        </w:rPr>
        <w:instrText xml:space="preserve"> ADDIN ZOTERO_ITEM CSL_CITATION {"citationID":"0TIWdSTy","properties":{"formattedCitation":"(Rosi-Marshall et al. 2013; Shaw et al. 2015)","plainCitation":"(Rosi-Marshall et al. 2013; Shaw et al. 2015)","noteIndex":0},"citationItems":[{"id":1816,"uris":["http://zotero.org/groups/332527/items/Z3UGR97G"],"uri":["http://zotero.org/groups/332527/items/Z3UGR97G"],"itemData":{"id":1816,"type":"article-journal","abstract":"Pharmaceutical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10460">
        <w:rPr>
          <w:rFonts w:ascii="Times New Roman" w:eastAsia="Times New Roman" w:hAnsi="Times New Roman" w:cs="Times New Roman"/>
          <w:sz w:val="24"/>
          <w:szCs w:val="24"/>
        </w:rPr>
        <w:fldChar w:fldCharType="separate"/>
      </w:r>
      <w:r w:rsidR="00410460" w:rsidRPr="00410460">
        <w:rPr>
          <w:rFonts w:ascii="Times New Roman" w:hAnsi="Times New Roman" w:cs="Times New Roman"/>
          <w:sz w:val="24"/>
        </w:rPr>
        <w:t>(</w:t>
      </w:r>
      <w:r w:rsidR="00410460">
        <w:rPr>
          <w:rFonts w:ascii="Times New Roman" w:hAnsi="Times New Roman" w:cs="Times New Roman"/>
          <w:sz w:val="24"/>
        </w:rPr>
        <w:t xml:space="preserve">e.g., </w:t>
      </w:r>
      <w:r w:rsidR="00410460" w:rsidRPr="00410460">
        <w:rPr>
          <w:rFonts w:ascii="Times New Roman" w:hAnsi="Times New Roman" w:cs="Times New Roman"/>
          <w:sz w:val="24"/>
        </w:rPr>
        <w:t>Rosi-Marshall et al. 2013; Shaw et al. 2015)</w:t>
      </w:r>
      <w:r w:rsidR="00410460">
        <w:rPr>
          <w:rFonts w:ascii="Times New Roman" w:eastAsia="Times New Roman" w:hAnsi="Times New Roman" w:cs="Times New Roman"/>
          <w:sz w:val="24"/>
          <w:szCs w:val="24"/>
        </w:rPr>
        <w:fldChar w:fldCharType="end"/>
      </w:r>
      <w:r w:rsidR="00AE6C0E">
        <w:rPr>
          <w:rFonts w:ascii="Times New Roman" w:eastAsia="Times New Roman" w:hAnsi="Times New Roman" w:cs="Times New Roman"/>
          <w:sz w:val="24"/>
          <w:szCs w:val="24"/>
        </w:rPr>
        <w:t xml:space="preserve">, </w:t>
      </w:r>
      <w:r w:rsidRPr="00F32389">
        <w:rPr>
          <w:rFonts w:ascii="Times New Roman" w:eastAsia="Times New Roman" w:hAnsi="Times New Roman" w:cs="Times New Roman"/>
          <w:sz w:val="24"/>
          <w:szCs w:val="24"/>
        </w:rPr>
        <w:t xml:space="preserve">suggest that </w:t>
      </w:r>
      <w:r w:rsidR="0031372D" w:rsidRPr="00F32389">
        <w:rPr>
          <w:rFonts w:ascii="Times New Roman" w:eastAsia="Times New Roman" w:hAnsi="Times New Roman" w:cs="Times New Roman"/>
          <w:sz w:val="24"/>
          <w:szCs w:val="24"/>
        </w:rPr>
        <w:t>non-autotrophic response</w:t>
      </w:r>
      <w:r w:rsidR="00403324" w:rsidRPr="00F32389">
        <w:rPr>
          <w:rFonts w:ascii="Times New Roman" w:eastAsia="Times New Roman" w:hAnsi="Times New Roman" w:cs="Times New Roman"/>
          <w:sz w:val="24"/>
          <w:szCs w:val="24"/>
        </w:rPr>
        <w:t>s</w:t>
      </w:r>
      <w:r w:rsidRPr="00F32389">
        <w:rPr>
          <w:rFonts w:ascii="Times New Roman" w:eastAsia="Times New Roman" w:hAnsi="Times New Roman" w:cs="Times New Roman"/>
          <w:sz w:val="24"/>
          <w:szCs w:val="24"/>
        </w:rPr>
        <w:t xml:space="preserve"> </w:t>
      </w:r>
      <w:r w:rsidR="00410460">
        <w:rPr>
          <w:rFonts w:ascii="Times New Roman" w:eastAsia="Times New Roman" w:hAnsi="Times New Roman" w:cs="Times New Roman"/>
          <w:sz w:val="24"/>
          <w:szCs w:val="24"/>
        </w:rPr>
        <w:t>to sewage pollution</w:t>
      </w:r>
      <w:r w:rsidR="003447E5">
        <w:rPr>
          <w:rFonts w:ascii="Times New Roman" w:eastAsia="Times New Roman" w:hAnsi="Times New Roman" w:cs="Times New Roman"/>
          <w:sz w:val="24"/>
          <w:szCs w:val="24"/>
        </w:rPr>
        <w:t xml:space="preserve"> </w:t>
      </w:r>
      <w:r w:rsidR="00410460">
        <w:rPr>
          <w:rFonts w:ascii="Times New Roman" w:eastAsia="Times New Roman" w:hAnsi="Times New Roman" w:cs="Times New Roman"/>
          <w:sz w:val="24"/>
          <w:szCs w:val="24"/>
        </w:rPr>
        <w:t>warrant</w:t>
      </w:r>
      <w:r w:rsidRPr="00F32389">
        <w:rPr>
          <w:rFonts w:ascii="Times New Roman" w:eastAsia="Times New Roman" w:hAnsi="Times New Roman" w:cs="Times New Roman"/>
          <w:sz w:val="24"/>
          <w:szCs w:val="24"/>
        </w:rPr>
        <w:t xml:space="preserve"> increased research emphasis.</w:t>
      </w:r>
      <w:r>
        <w:rPr>
          <w:rFonts w:ascii="Times New Roman" w:eastAsia="Times New Roman" w:hAnsi="Times New Roman" w:cs="Times New Roman"/>
          <w:sz w:val="24"/>
          <w:szCs w:val="24"/>
        </w:rPr>
        <w:t xml:space="preserve"> </w:t>
      </w:r>
    </w:p>
    <w:p w14:paraId="227018CD" w14:textId="77777777" w:rsidR="00A7754D" w:rsidRDefault="00A7754D">
      <w:pPr>
        <w:widowControl w:val="0"/>
        <w:spacing w:line="240" w:lineRule="auto"/>
        <w:rPr>
          <w:rFonts w:ascii="Times New Roman" w:eastAsia="Times New Roman" w:hAnsi="Times New Roman" w:cs="Times New Roman"/>
          <w:sz w:val="24"/>
          <w:szCs w:val="24"/>
        </w:rPr>
      </w:pPr>
    </w:p>
    <w:p w14:paraId="417424EC"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Relating human population with periphyton nutritional content</w:t>
      </w:r>
    </w:p>
    <w:p w14:paraId="1FB95145" w14:textId="77777777" w:rsidR="00A7754D" w:rsidRDefault="00A7754D">
      <w:pPr>
        <w:widowControl w:val="0"/>
        <w:spacing w:line="240" w:lineRule="auto"/>
        <w:rPr>
          <w:rFonts w:ascii="Times New Roman" w:eastAsia="Times New Roman" w:hAnsi="Times New Roman" w:cs="Times New Roman"/>
          <w:sz w:val="24"/>
          <w:szCs w:val="24"/>
        </w:rPr>
      </w:pPr>
    </w:p>
    <w:p w14:paraId="09B0D9FC" w14:textId="0A42C0D4" w:rsidR="00A7754D" w:rsidRDefault="003E389B">
      <w:pPr>
        <w:widowControl w:val="0"/>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Fatty acid analyses suggested that changes in periphyton community composition altered</w:t>
      </w:r>
      <w:r w:rsidR="003447E5">
        <w:rPr>
          <w:rFonts w:ascii="Times New Roman" w:eastAsia="Times New Roman" w:hAnsi="Times New Roman" w:cs="Times New Roman"/>
          <w:sz w:val="24"/>
          <w:szCs w:val="24"/>
        </w:rPr>
        <w:t xml:space="preserve"> periphyton </w:t>
      </w:r>
      <w:r>
        <w:rPr>
          <w:rFonts w:ascii="Times New Roman" w:eastAsia="Times New Roman" w:hAnsi="Times New Roman" w:cs="Times New Roman"/>
          <w:sz w:val="24"/>
          <w:szCs w:val="24"/>
        </w:rPr>
        <w:t>nutritional quality across sites and timepoints. Periphyton fatty acids at sites with centralized sewage treatment tended to have consistent fatty acid ratios through time, although one site following the tourism season did have marked increases in PUFA proportions</w:t>
      </w:r>
      <w:r w:rsidR="00776F6D">
        <w:rPr>
          <w:rFonts w:ascii="Times New Roman" w:eastAsia="Times New Roman" w:hAnsi="Times New Roman" w:cs="Times New Roman"/>
          <w:sz w:val="24"/>
          <w:szCs w:val="24"/>
        </w:rPr>
        <w:t xml:space="preserve"> (YB; Figure 1)</w:t>
      </w:r>
      <w:r>
        <w:rPr>
          <w:rFonts w:ascii="Times New Roman" w:eastAsia="Times New Roman" w:hAnsi="Times New Roman" w:cs="Times New Roman"/>
          <w:sz w:val="24"/>
          <w:szCs w:val="24"/>
        </w:rPr>
        <w:t xml:space="preserve">. In contrast, periphyton fatty acid profiles at sites with decentralized sewage treatment tended to </w:t>
      </w:r>
      <w:r w:rsidR="00EC46A1">
        <w:rPr>
          <w:rFonts w:ascii="Times New Roman" w:eastAsia="Times New Roman" w:hAnsi="Times New Roman" w:cs="Times New Roman"/>
          <w:sz w:val="24"/>
          <w:szCs w:val="24"/>
        </w:rPr>
        <w:t xml:space="preserve">show </w:t>
      </w:r>
      <w:r>
        <w:rPr>
          <w:rFonts w:ascii="Times New Roman" w:eastAsia="Times New Roman" w:hAnsi="Times New Roman" w:cs="Times New Roman"/>
          <w:sz w:val="24"/>
          <w:szCs w:val="24"/>
        </w:rPr>
        <w:t xml:space="preserve">a tradeoff </w:t>
      </w:r>
      <w:r w:rsidR="00EC46A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SAFAs and PUFAs throughout the course of the summer, where SAFAs decreased and PUFAs increased in relative abundance</w:t>
      </w:r>
      <w:r w:rsidR="00776F6D">
        <w:rPr>
          <w:rFonts w:ascii="Times New Roman" w:eastAsia="Times New Roman" w:hAnsi="Times New Roman" w:cs="Times New Roman"/>
          <w:sz w:val="24"/>
          <w:szCs w:val="24"/>
        </w:rPr>
        <w:t xml:space="preserve"> (Figure </w:t>
      </w:r>
      <w:r w:rsidR="00E224A0" w:rsidRPr="00E224A0">
        <w:rPr>
          <w:rFonts w:ascii="Times New Roman" w:eastAsia="Times New Roman" w:hAnsi="Times New Roman" w:cs="Times New Roman"/>
          <w:sz w:val="24"/>
          <w:szCs w:val="24"/>
        </w:rPr>
        <w:t>8</w:t>
      </w:r>
      <w:r w:rsidR="00776F6D">
        <w:rPr>
          <w:rFonts w:ascii="Times New Roman" w:eastAsia="Times New Roman" w:hAnsi="Times New Roman" w:cs="Times New Roman"/>
          <w:sz w:val="24"/>
          <w:szCs w:val="24"/>
        </w:rPr>
        <w:t>)</w:t>
      </w:r>
      <w:r>
        <w:rPr>
          <w:rFonts w:ascii="Times New Roman" w:eastAsia="Times New Roman" w:hAnsi="Times New Roman" w:cs="Times New Roman"/>
          <w:sz w:val="24"/>
          <w:szCs w:val="24"/>
        </w:rPr>
        <w:t>. These patterns are likely reflective of changes in the periphyton community composition</w:t>
      </w:r>
      <w:r w:rsidR="00776F6D">
        <w:rPr>
          <w:rFonts w:ascii="Times New Roman" w:eastAsia="Times New Roman" w:hAnsi="Times New Roman" w:cs="Times New Roman"/>
          <w:sz w:val="24"/>
          <w:szCs w:val="24"/>
        </w:rPr>
        <w:t xml:space="preserve">, as </w:t>
      </w:r>
      <w:r w:rsidR="00E57FA9">
        <w:rPr>
          <w:rFonts w:ascii="Times New Roman" w:eastAsia="Times New Roman" w:hAnsi="Times New Roman" w:cs="Times New Roman"/>
          <w:sz w:val="24"/>
          <w:szCs w:val="24"/>
        </w:rPr>
        <w:t xml:space="preserve">algal </w:t>
      </w:r>
      <w:r w:rsidR="00776F6D">
        <w:rPr>
          <w:rFonts w:ascii="Times New Roman" w:eastAsia="Times New Roman" w:hAnsi="Times New Roman" w:cs="Times New Roman"/>
          <w:sz w:val="24"/>
          <w:szCs w:val="24"/>
        </w:rPr>
        <w:t xml:space="preserve">taxa tend to have strongly differentiated multivariate fatty acid signatures </w:t>
      </w:r>
      <w:r w:rsidR="00776F6D">
        <w:rPr>
          <w:rFonts w:ascii="Times New Roman" w:eastAsia="Times New Roman" w:hAnsi="Times New Roman" w:cs="Times New Roman"/>
          <w:sz w:val="24"/>
          <w:szCs w:val="24"/>
        </w:rPr>
        <w:fldChar w:fldCharType="begin"/>
      </w:r>
      <w:r w:rsidR="00776F6D">
        <w:rPr>
          <w:rFonts w:ascii="Times New Roman" w:eastAsia="Times New Roman" w:hAnsi="Times New Roman" w:cs="Times New Roman"/>
          <w:sz w:val="24"/>
          <w:szCs w:val="24"/>
        </w:rPr>
        <w:instrText xml:space="preserve"> ADDIN ZOTERO_ITEM CSL_CITATION {"citationID":"GevILibO","properties":{"formattedCitation":"(Taipale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76F6D">
        <w:rPr>
          <w:rFonts w:ascii="Times New Roman" w:eastAsia="Times New Roman" w:hAnsi="Times New Roman" w:cs="Times New Roman"/>
          <w:sz w:val="24"/>
          <w:szCs w:val="24"/>
        </w:rPr>
        <w:fldChar w:fldCharType="separate"/>
      </w:r>
      <w:r w:rsidR="00776F6D" w:rsidRPr="00776F6D">
        <w:rPr>
          <w:rFonts w:ascii="Times New Roman" w:hAnsi="Times New Roman" w:cs="Times New Roman"/>
          <w:sz w:val="24"/>
        </w:rPr>
        <w:t>(Taipale et al. 2013; Galloway and Winder 2015)</w:t>
      </w:r>
      <w:r w:rsidR="00776F6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4B9ACB3" w14:textId="77777777" w:rsidR="00296A3B" w:rsidRDefault="00296A3B">
      <w:pPr>
        <w:widowControl w:val="0"/>
        <w:spacing w:line="240" w:lineRule="auto"/>
        <w:rPr>
          <w:rFonts w:ascii="Times New Roman" w:eastAsia="Times New Roman" w:hAnsi="Times New Roman" w:cs="Times New Roman"/>
          <w:sz w:val="24"/>
          <w:szCs w:val="24"/>
        </w:rPr>
      </w:pPr>
    </w:p>
    <w:p w14:paraId="60A75CE1" w14:textId="3BA61775" w:rsidR="00A7754D" w:rsidRDefault="00890D4D">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Among all PUFAs detected, </w:t>
      </w:r>
      <w:r w:rsidR="003E389B">
        <w:rPr>
          <w:rFonts w:ascii="Times New Roman" w:eastAsia="Times New Roman" w:hAnsi="Times New Roman" w:cs="Times New Roman"/>
          <w:sz w:val="24"/>
          <w:szCs w:val="24"/>
        </w:rPr>
        <w:t xml:space="preserve">increased </w:t>
      </w:r>
      <w:r>
        <w:rPr>
          <w:rFonts w:ascii="Times New Roman" w:eastAsia="Times New Roman" w:hAnsi="Times New Roman" w:cs="Times New Roman"/>
          <w:sz w:val="24"/>
          <w:szCs w:val="24"/>
        </w:rPr>
        <w:t>PUFA</w:t>
      </w:r>
      <w:r w:rsidR="003E389B">
        <w:rPr>
          <w:rFonts w:ascii="Times New Roman" w:eastAsia="Times New Roman" w:hAnsi="Times New Roman" w:cs="Times New Roman"/>
          <w:sz w:val="24"/>
          <w:szCs w:val="24"/>
        </w:rPr>
        <w:t xml:space="preserve"> abundance </w:t>
      </w:r>
      <w:del w:id="39" w:author="Meyer, Michael Frederick" w:date="2021-08-13T14:58:00Z">
        <w:r w:rsidR="003E389B" w:rsidDel="002661EE">
          <w:rPr>
            <w:rFonts w:ascii="Times New Roman" w:eastAsia="Times New Roman" w:hAnsi="Times New Roman" w:cs="Times New Roman"/>
            <w:sz w:val="24"/>
            <w:szCs w:val="24"/>
          </w:rPr>
          <w:delText xml:space="preserve">at decentralized sites </w:delText>
        </w:r>
      </w:del>
      <w:r w:rsidR="003E389B">
        <w:rPr>
          <w:rFonts w:ascii="Times New Roman" w:eastAsia="Times New Roman" w:hAnsi="Times New Roman" w:cs="Times New Roman"/>
          <w:sz w:val="24"/>
          <w:szCs w:val="24"/>
        </w:rPr>
        <w:t xml:space="preserve">following the tourism season </w:t>
      </w:r>
      <w:r>
        <w:rPr>
          <w:rFonts w:ascii="Times New Roman" w:eastAsia="Times New Roman" w:hAnsi="Times New Roman" w:cs="Times New Roman"/>
          <w:sz w:val="24"/>
          <w:szCs w:val="24"/>
        </w:rPr>
        <w:t xml:space="preserve">was driven by increases in diatom-associated </w:t>
      </w:r>
      <w:r w:rsidR="003E389B">
        <w:rPr>
          <w:rFonts w:ascii="Times New Roman" w:eastAsia="Times New Roman" w:hAnsi="Times New Roman" w:cs="Times New Roman"/>
          <w:sz w:val="24"/>
          <w:szCs w:val="24"/>
        </w:rPr>
        <w:t>essential fatty acid</w:t>
      </w:r>
      <w:r>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 (EFA). EFAs </w:t>
      </w:r>
      <w:r w:rsidR="00E57FA9">
        <w:rPr>
          <w:rFonts w:ascii="Times New Roman" w:eastAsia="Times New Roman" w:hAnsi="Times New Roman" w:cs="Times New Roman"/>
          <w:sz w:val="24"/>
          <w:szCs w:val="24"/>
        </w:rPr>
        <w:t xml:space="preserve">comprise </w:t>
      </w:r>
      <w:r w:rsidR="003E389B">
        <w:rPr>
          <w:rFonts w:ascii="Times New Roman" w:eastAsia="Times New Roman" w:hAnsi="Times New Roman" w:cs="Times New Roman"/>
          <w:sz w:val="24"/>
          <w:szCs w:val="24"/>
        </w:rPr>
        <w:t xml:space="preserve">a subgroup of PUFAs that accumulate in organisms, are </w:t>
      </w:r>
      <w:r w:rsidR="00410460" w:rsidRPr="00410460">
        <w:rPr>
          <w:rFonts w:ascii="Times New Roman" w:eastAsia="Times New Roman" w:hAnsi="Times New Roman" w:cs="Times New Roman"/>
          <w:sz w:val="24"/>
          <w:szCs w:val="24"/>
        </w:rPr>
        <w:t>mainly</w:t>
      </w:r>
      <w:r w:rsidR="003E389B">
        <w:rPr>
          <w:rFonts w:ascii="Times New Roman" w:eastAsia="Times New Roman" w:hAnsi="Times New Roman" w:cs="Times New Roman"/>
          <w:sz w:val="24"/>
          <w:szCs w:val="24"/>
        </w:rPr>
        <w:t xml:space="preserve"> synthesized by </w:t>
      </w:r>
      <w:r w:rsidR="003E389B" w:rsidRPr="00410460">
        <w:rPr>
          <w:rFonts w:ascii="Times New Roman" w:eastAsia="Times New Roman" w:hAnsi="Times New Roman" w:cs="Times New Roman"/>
          <w:sz w:val="24"/>
          <w:szCs w:val="24"/>
        </w:rPr>
        <w:t>primary</w:t>
      </w:r>
      <w:r w:rsidR="003E389B">
        <w:rPr>
          <w:rFonts w:ascii="Times New Roman" w:eastAsia="Times New Roman" w:hAnsi="Times New Roman" w:cs="Times New Roman"/>
          <w:sz w:val="24"/>
          <w:szCs w:val="24"/>
        </w:rPr>
        <w:t xml:space="preserve"> producers, and can </w:t>
      </w:r>
      <w:r w:rsidR="00E57FA9">
        <w:rPr>
          <w:rFonts w:ascii="Times New Roman" w:eastAsia="Times New Roman" w:hAnsi="Times New Roman" w:cs="Times New Roman"/>
          <w:sz w:val="24"/>
          <w:szCs w:val="24"/>
        </w:rPr>
        <w:t xml:space="preserve">provide </w:t>
      </w:r>
      <w:r w:rsidR="003E389B">
        <w:rPr>
          <w:rFonts w:ascii="Times New Roman" w:eastAsia="Times New Roman" w:hAnsi="Times New Roman" w:cs="Times New Roman"/>
          <w:sz w:val="24"/>
          <w:szCs w:val="24"/>
        </w:rPr>
        <w:t>vital nutrition to higher trophic levels</w:t>
      </w:r>
      <w:r w:rsidR="00FD24F7">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{"citationID":"OWpgMxxI","properties":{"formattedCitation":"(Iverson et al. 2004; Kelly and Scheibling 2012)","plainCitation":"(Iverson et al. 2004; Kelly and Scheibling 2012)","noteIndex":0},"citationItems":[{"id":2647,"uris":["http://zotero.org/users/2645460/items/RW53BJSJ"],"uri":["http://zotero.org/users/2645460/items/RW53BJSJ"],"itemData":{"id":2647,"type":"article-journal","abstract":"Accurate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(Iverson et al. 2004; Kelly and Scheibling 2012)</w:t>
      </w:r>
      <w:r w:rsidR="00FD24F7">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Among the eight common </w:t>
      </w:r>
      <w:r w:rsidR="003447E5">
        <w:rPr>
          <w:rFonts w:ascii="Times New Roman" w:eastAsia="Times New Roman" w:hAnsi="Times New Roman" w:cs="Times New Roman"/>
          <w:sz w:val="24"/>
          <w:szCs w:val="24"/>
        </w:rPr>
        <w:t xml:space="preserve">essential </w:t>
      </w:r>
      <w:r w:rsidR="003E389B">
        <w:rPr>
          <w:rFonts w:ascii="Times New Roman" w:eastAsia="Times New Roman" w:hAnsi="Times New Roman" w:cs="Times New Roman"/>
          <w:sz w:val="24"/>
          <w:szCs w:val="24"/>
        </w:rPr>
        <w:t>fatty acids, 18:3ω3</w:t>
      </w:r>
      <w:r w:rsidR="003447E5">
        <w:rPr>
          <w:rFonts w:ascii="Times New Roman" w:eastAsia="Times New Roman" w:hAnsi="Times New Roman" w:cs="Times New Roman"/>
          <w:sz w:val="24"/>
          <w:szCs w:val="24"/>
        </w:rPr>
        <w:t>, 18:2ω6,</w:t>
      </w:r>
      <w:r w:rsidR="003E389B">
        <w:rPr>
          <w:rFonts w:ascii="Times New Roman" w:eastAsia="Times New Roman" w:hAnsi="Times New Roman" w:cs="Times New Roman"/>
          <w:sz w:val="24"/>
          <w:szCs w:val="24"/>
        </w:rPr>
        <w:t xml:space="preserve"> and 20:5ω3 had the highest coefficients of variation across sites and timepoints. Both 18:3ω3 and </w:t>
      </w:r>
      <w:r w:rsidR="003447E5">
        <w:rPr>
          <w:rFonts w:ascii="Times New Roman" w:eastAsia="Times New Roman" w:hAnsi="Times New Roman" w:cs="Times New Roman"/>
          <w:sz w:val="24"/>
          <w:szCs w:val="24"/>
        </w:rPr>
        <w:t xml:space="preserve">18:2ω6 are associated with chlorophytes; </w:t>
      </w:r>
      <w:r w:rsidR="003E389B">
        <w:rPr>
          <w:rFonts w:ascii="Times New Roman" w:eastAsia="Times New Roman" w:hAnsi="Times New Roman" w:cs="Times New Roman"/>
          <w:sz w:val="24"/>
          <w:szCs w:val="24"/>
        </w:rPr>
        <w:t xml:space="preserve">20:5ω3 </w:t>
      </w:r>
      <w:r w:rsidR="003447E5">
        <w:rPr>
          <w:rFonts w:ascii="Times New Roman" w:eastAsia="Times New Roman" w:hAnsi="Times New Roman" w:cs="Times New Roman"/>
          <w:sz w:val="24"/>
          <w:szCs w:val="24"/>
        </w:rPr>
        <w:t>is</w:t>
      </w:r>
      <w:r w:rsidR="003E389B">
        <w:rPr>
          <w:rFonts w:ascii="Times New Roman" w:eastAsia="Times New Roman" w:hAnsi="Times New Roman" w:cs="Times New Roman"/>
          <w:sz w:val="24"/>
          <w:szCs w:val="24"/>
        </w:rPr>
        <w:t xml:space="preserve"> consistently associated with diatom</w:t>
      </w:r>
      <w:r w:rsidR="003447E5">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{"citationID":"Bl6GhK3a","properties":{"formattedCitation":"(Taipale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(Taipale et al. 2013; Galloway and Winder 2015)</w:t>
      </w:r>
      <w:r w:rsidR="00FD24F7">
        <w:rPr>
          <w:rFonts w:ascii="Times New Roman" w:eastAsia="Times New Roman" w:hAnsi="Times New Roman" w:cs="Times New Roman"/>
          <w:sz w:val="24"/>
          <w:szCs w:val="24"/>
        </w:rPr>
        <w:fldChar w:fldCharType="end"/>
      </w:r>
      <w:r w:rsidR="00410460">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sidR="00E655D6">
        <w:rPr>
          <w:rFonts w:ascii="Times New Roman" w:eastAsia="Times New Roman" w:hAnsi="Times New Roman" w:cs="Times New Roman"/>
          <w:sz w:val="24"/>
          <w:szCs w:val="24"/>
        </w:rPr>
        <w:t>Comparing taxonomic compositions with fatty acid profiles, t</w:t>
      </w:r>
      <w:r w:rsidR="003E389B">
        <w:rPr>
          <w:rFonts w:ascii="Times New Roman" w:eastAsia="Times New Roman" w:hAnsi="Times New Roman" w:cs="Times New Roman"/>
          <w:sz w:val="24"/>
          <w:szCs w:val="24"/>
        </w:rPr>
        <w:t xml:space="preserve">he increased diatom presence </w:t>
      </w:r>
      <w:ins w:id="40" w:author="Meyer, Michael Frederick" w:date="2021-08-13T15:00:00Z">
        <w:r w:rsidR="00BE046B">
          <w:rPr>
            <w:rFonts w:ascii="Times New Roman" w:eastAsia="Times New Roman" w:hAnsi="Times New Roman" w:cs="Times New Roman"/>
            <w:sz w:val="24"/>
            <w:szCs w:val="24"/>
          </w:rPr>
          <w:t xml:space="preserve">relative to chlorophytes </w:t>
        </w:r>
      </w:ins>
      <w:r w:rsidR="003E389B">
        <w:rPr>
          <w:rFonts w:ascii="Times New Roman" w:eastAsia="Times New Roman" w:hAnsi="Times New Roman" w:cs="Times New Roman"/>
          <w:sz w:val="24"/>
          <w:szCs w:val="24"/>
        </w:rPr>
        <w:t xml:space="preserve">at decentralized sites following the tourism season was likely responsible for increased 20:5ω3 abundance </w:t>
      </w:r>
      <w:r w:rsidR="00FD24F7">
        <w:rPr>
          <w:rFonts w:ascii="Times New Roman" w:eastAsia="Times New Roman" w:hAnsi="Times New Roman" w:cs="Times New Roman"/>
          <w:sz w:val="24"/>
          <w:szCs w:val="24"/>
        </w:rPr>
        <w:t xml:space="preserve">(Figure </w:t>
      </w:r>
      <w:r w:rsidR="00E224A0" w:rsidRPr="00E224A0">
        <w:rPr>
          <w:rFonts w:ascii="Times New Roman" w:eastAsia="Times New Roman" w:hAnsi="Times New Roman" w:cs="Times New Roman"/>
          <w:sz w:val="24"/>
          <w:szCs w:val="24"/>
        </w:rPr>
        <w:t>9</w:t>
      </w:r>
      <w:r w:rsidR="00FD24F7">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highlight w:val="white"/>
        </w:rPr>
        <w:t xml:space="preserve">Together, our analysis of sewage indicators, periphyton composition, and fatty acid results suggest that Flathead’s nearshore periphyton communities near centralized sewage treatment </w:t>
      </w:r>
      <w:del w:id="41" w:author="Meyer, Michael Frederick" w:date="2021-08-13T15:01:00Z">
        <w:r w:rsidR="003E389B" w:rsidDel="00BE046B">
          <w:rPr>
            <w:rFonts w:ascii="Times New Roman" w:eastAsia="Times New Roman" w:hAnsi="Times New Roman" w:cs="Times New Roman"/>
            <w:sz w:val="24"/>
            <w:szCs w:val="24"/>
            <w:highlight w:val="white"/>
          </w:rPr>
          <w:delText>tend to</w:delText>
        </w:r>
      </w:del>
      <w:ins w:id="42" w:author="Meyer, Michael Frederick" w:date="2021-08-13T15:01:00Z">
        <w:r w:rsidR="00BE046B">
          <w:rPr>
            <w:rFonts w:ascii="Times New Roman" w:eastAsia="Times New Roman" w:hAnsi="Times New Roman" w:cs="Times New Roman"/>
            <w:sz w:val="24"/>
            <w:szCs w:val="24"/>
            <w:highlight w:val="white"/>
          </w:rPr>
          <w:t>may</w:t>
        </w:r>
      </w:ins>
      <w:r w:rsidR="003E389B">
        <w:rPr>
          <w:rFonts w:ascii="Times New Roman" w:eastAsia="Times New Roman" w:hAnsi="Times New Roman" w:cs="Times New Roman"/>
          <w:sz w:val="24"/>
          <w:szCs w:val="24"/>
          <w:highlight w:val="white"/>
        </w:rPr>
        <w:t xml:space="preserve"> experience </w:t>
      </w:r>
      <w:ins w:id="43" w:author="Meyer, Michael Frederick" w:date="2021-08-13T15:01:00Z">
        <w:r w:rsidR="00BE046B">
          <w:rPr>
            <w:rFonts w:ascii="Times New Roman" w:eastAsia="Times New Roman" w:hAnsi="Times New Roman" w:cs="Times New Roman"/>
            <w:sz w:val="24"/>
            <w:szCs w:val="24"/>
            <w:highlight w:val="white"/>
          </w:rPr>
          <w:t xml:space="preserve">more </w:t>
        </w:r>
      </w:ins>
      <w:r w:rsidR="003E389B">
        <w:rPr>
          <w:rFonts w:ascii="Times New Roman" w:eastAsia="Times New Roman" w:hAnsi="Times New Roman" w:cs="Times New Roman"/>
          <w:sz w:val="24"/>
          <w:szCs w:val="24"/>
          <w:highlight w:val="white"/>
        </w:rPr>
        <w:t xml:space="preserve">temporally consistent sewage loading that likely supports a </w:t>
      </w:r>
      <w:r w:rsidR="00246B56">
        <w:rPr>
          <w:rFonts w:ascii="Times New Roman" w:eastAsia="Times New Roman" w:hAnsi="Times New Roman" w:cs="Times New Roman"/>
          <w:sz w:val="24"/>
          <w:szCs w:val="24"/>
          <w:highlight w:val="white"/>
        </w:rPr>
        <w:t xml:space="preserve">consistent </w:t>
      </w:r>
      <w:r w:rsidR="003E389B">
        <w:rPr>
          <w:rFonts w:ascii="Times New Roman" w:eastAsia="Times New Roman" w:hAnsi="Times New Roman" w:cs="Times New Roman"/>
          <w:sz w:val="24"/>
          <w:szCs w:val="24"/>
          <w:highlight w:val="white"/>
        </w:rPr>
        <w:t xml:space="preserve">assemblage of chlorophytes and diatoms, and therefore these sites maintain a </w:t>
      </w:r>
      <w:ins w:id="44" w:author="Meyer, Michael Frederick" w:date="2021-08-13T15:01:00Z">
        <w:r w:rsidR="00BE046B">
          <w:rPr>
            <w:rFonts w:ascii="Times New Roman" w:eastAsia="Times New Roman" w:hAnsi="Times New Roman" w:cs="Times New Roman"/>
            <w:sz w:val="24"/>
            <w:szCs w:val="24"/>
            <w:highlight w:val="white"/>
          </w:rPr>
          <w:t xml:space="preserve">more </w:t>
        </w:r>
      </w:ins>
      <w:r w:rsidR="003E389B">
        <w:rPr>
          <w:rFonts w:ascii="Times New Roman" w:eastAsia="Times New Roman" w:hAnsi="Times New Roman" w:cs="Times New Roman"/>
          <w:sz w:val="24"/>
          <w:szCs w:val="24"/>
          <w:highlight w:val="white"/>
        </w:rPr>
        <w:t xml:space="preserve">temporally consistent fatty acid signature. In contrast, these same results suggest that Flathead’s nearshore periphyton communities near decentralized sewage treatment tend to experience </w:t>
      </w:r>
      <w:ins w:id="45" w:author="Meyer, Michael Frederick" w:date="2021-08-13T15:01:00Z">
        <w:r w:rsidR="00BE046B">
          <w:rPr>
            <w:rFonts w:ascii="Times New Roman" w:eastAsia="Times New Roman" w:hAnsi="Times New Roman" w:cs="Times New Roman"/>
            <w:sz w:val="24"/>
            <w:szCs w:val="24"/>
            <w:highlight w:val="white"/>
          </w:rPr>
          <w:t xml:space="preserve">more </w:t>
        </w:r>
      </w:ins>
      <w:r w:rsidR="003E389B">
        <w:rPr>
          <w:rFonts w:ascii="Times New Roman" w:eastAsia="Times New Roman" w:hAnsi="Times New Roman" w:cs="Times New Roman"/>
          <w:sz w:val="24"/>
          <w:szCs w:val="24"/>
          <w:highlight w:val="white"/>
        </w:rPr>
        <w:t xml:space="preserve">inconsistent sewage loading that likely allows for </w:t>
      </w:r>
      <w:r w:rsidR="00403324">
        <w:rPr>
          <w:rFonts w:ascii="Times New Roman" w:eastAsia="Times New Roman" w:hAnsi="Times New Roman" w:cs="Times New Roman"/>
          <w:sz w:val="24"/>
          <w:szCs w:val="24"/>
          <w:highlight w:val="white"/>
        </w:rPr>
        <w:t>tradeoffs in</w:t>
      </w:r>
      <w:r w:rsidR="003E389B">
        <w:rPr>
          <w:rFonts w:ascii="Times New Roman" w:eastAsia="Times New Roman" w:hAnsi="Times New Roman" w:cs="Times New Roman"/>
          <w:sz w:val="24"/>
          <w:szCs w:val="24"/>
          <w:highlight w:val="white"/>
        </w:rPr>
        <w:t xml:space="preserve"> chlorophyte, cyanobacteria, and diatom</w:t>
      </w:r>
      <w:r w:rsidR="00403324">
        <w:rPr>
          <w:rFonts w:ascii="Times New Roman" w:eastAsia="Times New Roman" w:hAnsi="Times New Roman" w:cs="Times New Roman"/>
          <w:sz w:val="24"/>
          <w:szCs w:val="24"/>
          <w:highlight w:val="white"/>
        </w:rPr>
        <w:t xml:space="preserve"> relative abundance</w:t>
      </w:r>
      <w:r w:rsidR="003E389B">
        <w:rPr>
          <w:rFonts w:ascii="Times New Roman" w:eastAsia="Times New Roman" w:hAnsi="Times New Roman" w:cs="Times New Roman"/>
          <w:sz w:val="24"/>
          <w:szCs w:val="24"/>
          <w:highlight w:val="white"/>
        </w:rPr>
        <w:t>. Therefore, these sites maintain a temporally inconsistent fatty acid signature. In particular, sites with decentralized treatment tended to experience increased PUFA</w:t>
      </w:r>
      <w:r w:rsidR="00403324">
        <w:rPr>
          <w:rFonts w:ascii="Times New Roman" w:eastAsia="Times New Roman" w:hAnsi="Times New Roman" w:cs="Times New Roman"/>
          <w:sz w:val="24"/>
          <w:szCs w:val="24"/>
          <w:highlight w:val="white"/>
        </w:rPr>
        <w:t xml:space="preserve"> abundance</w:t>
      </w:r>
      <w:r w:rsidR="003E389B">
        <w:rPr>
          <w:rFonts w:ascii="Times New Roman" w:eastAsia="Times New Roman" w:hAnsi="Times New Roman" w:cs="Times New Roman"/>
          <w:sz w:val="24"/>
          <w:szCs w:val="24"/>
          <w:highlight w:val="white"/>
        </w:rPr>
        <w:t xml:space="preserve">, especially </w:t>
      </w:r>
      <w:r w:rsidR="003447E5">
        <w:rPr>
          <w:rFonts w:ascii="Times New Roman" w:eastAsia="Times New Roman" w:hAnsi="Times New Roman" w:cs="Times New Roman"/>
          <w:sz w:val="24"/>
          <w:szCs w:val="24"/>
        </w:rPr>
        <w:t>20:5ω3</w:t>
      </w:r>
      <w:r w:rsidR="003E389B">
        <w:rPr>
          <w:rFonts w:ascii="Times New Roman" w:eastAsia="Times New Roman" w:hAnsi="Times New Roman" w:cs="Times New Roman"/>
          <w:sz w:val="24"/>
          <w:szCs w:val="24"/>
          <w:highlight w:val="white"/>
        </w:rPr>
        <w:t xml:space="preserve">, following the tourism season, which could provide necessary nutrition to higher trophic levels as they prepare to overwinter. </w:t>
      </w:r>
    </w:p>
    <w:p w14:paraId="0FA316C2" w14:textId="77777777" w:rsidR="00A7754D" w:rsidRDefault="00A7754D">
      <w:pPr>
        <w:widowControl w:val="0"/>
        <w:spacing w:line="240" w:lineRule="auto"/>
        <w:rPr>
          <w:rFonts w:ascii="Times New Roman" w:eastAsia="Times New Roman" w:hAnsi="Times New Roman" w:cs="Times New Roman"/>
          <w:sz w:val="24"/>
          <w:szCs w:val="24"/>
          <w:highlight w:val="white"/>
        </w:rPr>
      </w:pPr>
    </w:p>
    <w:p w14:paraId="7EACBCFB" w14:textId="5C34DFBB"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fatty acids, periphyton stoichiometric ratios tended to be lower at sites with centralized treatment, implying that sites with centralized treatment have more nutritious periphyton. Unlike fatty acids, </w:t>
      </w:r>
      <w:r w:rsidR="00403324">
        <w:rPr>
          <w:rFonts w:ascii="Times New Roman" w:eastAsia="Times New Roman" w:hAnsi="Times New Roman" w:cs="Times New Roman"/>
          <w:sz w:val="24"/>
          <w:szCs w:val="24"/>
        </w:rPr>
        <w:t>periphyton</w:t>
      </w:r>
      <w:r>
        <w:rPr>
          <w:rFonts w:ascii="Times New Roman" w:eastAsia="Times New Roman" w:hAnsi="Times New Roman" w:cs="Times New Roman"/>
          <w:sz w:val="24"/>
          <w:szCs w:val="24"/>
        </w:rPr>
        <w:t xml:space="preserve"> stoichiometric ratios do not to map to community composition, and furthermore, periphyton stoichiometric ratios </w:t>
      </w:r>
      <w:r w:rsidR="00FD24F7">
        <w:rPr>
          <w:rFonts w:ascii="Times New Roman" w:eastAsia="Times New Roman" w:hAnsi="Times New Roman" w:cs="Times New Roman"/>
          <w:sz w:val="24"/>
          <w:szCs w:val="24"/>
        </w:rPr>
        <w:t xml:space="preserve">may </w:t>
      </w:r>
      <w:r>
        <w:rPr>
          <w:rFonts w:ascii="Times New Roman" w:eastAsia="Times New Roman" w:hAnsi="Times New Roman" w:cs="Times New Roman"/>
          <w:sz w:val="24"/>
          <w:szCs w:val="24"/>
        </w:rPr>
        <w:t xml:space="preserve">be influenced by ambient water column nutrient concentrations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{"citationID":"yDkGTDS4","properties":{"formattedCitation":"(Frost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(Frost and Elser 2002)</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production </w:t>
      </w:r>
      <w:r w:rsidR="00FD24F7">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extracellular matrices or mucilage tubes</w:t>
      </w:r>
      <w:r w:rsidR="00FD24F7">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{"citationID":"nOfJN0pY","properties":{"formattedCitation":"(Frost et al. 2005)","plainCitation":"(Frost et al. 2005)","noteIndex":0},"citationItems":[{"id":4617,"uris":["http://zotero.org/users/2645460/items/BPMIFVS9"],"uri":["http://zotero.org/users/2645460/items/BPMIFVS9"],"itemData":{"id":4617,"type":"article-journal","abstract":"1. We examined the contribution of algal cells to periphytic organic carbon and assessed the effects of variable biomass composition on the carbon : phosphorus (C : P) ratio of periphyton. We compiled more than 5000 published and unpublished observations of periphytic carbon : chlorophyll a (C : Chl) ratios, an index of algal prevalence, from a variety of substrata collected from lake and low-salinity coastal habitats. In addition, we converted estimates of algal biovolume into algal C to obtain an independent measure of cellular algal carbon in periphyton. This information was used in a model relating periphyton C : P ratio to algal cellular carbon, the algal C : P ratio, and the C : P ratio of non-algal organic matter in periphyton. 2. The mean C : Chl ratio of periphyton (405) was relatively high with values in &gt;25% of the samples exceeding 500. On average, 8.4% of total periphyton C was accounted for by C in algal cells. Only 15% of samples were found to have more than 15% periphyton C in cellular algal carbon. Our model showed a nonlinear relationship between periphytic C : P ratios and the C : P ratio of algal cells in the periphyton when non-algal organic matter was present. However, even at relatively low cellular algal C (&lt;10% of total C), algal C : P ratios can strongly affect the C : P ratio of periphyton as a whole (i.e. algal cells plus other organic matter). 3. The high C : Chl ratios and the low biovolume-derived algal C of periphyton samples in our data set indicate that algal cells are typically a minor component of organic carbon in periphyton, However, this minor contribution would not preclude algal cellular stoichiometry from notably influencing periphyton C : P ratios.","container-title":"Freshwater Biology","DOI":"10.1111/j.1365-2427.2005.01449.x","ISSN":"1365-2427","issue":"11","language":"en","page":"1800-1807","source":"Wiley Online Library","title":"Low algal carbon content and its effect on the C : P stoichiometry of periphyton","title-short":"Low algal carbon content and its effect on the C","volume":"50","author":[{"family":"Frost","given":"Paul C."},{"family":"Hillebrand","given":"Helmut"},{"family":"Kahlert","given":"Maria"}],"issued":{"date-parts":[["2005"]]}}}],"schema":"https://github.com/citation-style-language/schema/raw/master/csl-citation.json"}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(Frost et al. 2005)</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sidR="000D3E9E">
        <w:rPr>
          <w:rFonts w:ascii="Times New Roman" w:eastAsia="Times New Roman" w:hAnsi="Times New Roman" w:cs="Times New Roman"/>
          <w:sz w:val="24"/>
          <w:szCs w:val="24"/>
        </w:rPr>
        <w:t>variable</w:t>
      </w:r>
      <w:r w:rsidR="004D36A9">
        <w:rPr>
          <w:rFonts w:ascii="Times New Roman" w:eastAsia="Times New Roman" w:hAnsi="Times New Roman" w:cs="Times New Roman"/>
          <w:sz w:val="24"/>
          <w:szCs w:val="24"/>
        </w:rPr>
        <w:t xml:space="preserve"> nutrient</w:t>
      </w:r>
      <w:r>
        <w:rPr>
          <w:rFonts w:ascii="Times New Roman" w:eastAsia="Times New Roman" w:hAnsi="Times New Roman" w:cs="Times New Roman"/>
          <w:sz w:val="24"/>
          <w:szCs w:val="24"/>
        </w:rPr>
        <w:t xml:space="preserve"> uptake </w:t>
      </w:r>
      <w:r w:rsidRPr="00AB00EA">
        <w:rPr>
          <w:rFonts w:ascii="Times New Roman" w:eastAsia="Times New Roman" w:hAnsi="Times New Roman" w:cs="Times New Roman"/>
          <w:sz w:val="24"/>
          <w:szCs w:val="24"/>
        </w:rPr>
        <w:t>rates</w:t>
      </w:r>
      <w:r w:rsidR="00FD24F7" w:rsidRPr="00AB00EA">
        <w:rPr>
          <w:rFonts w:ascii="Times New Roman" w:eastAsia="Times New Roman" w:hAnsi="Times New Roman" w:cs="Times New Roman"/>
          <w:sz w:val="24"/>
          <w:szCs w:val="24"/>
        </w:rPr>
        <w:t xml:space="preserve"> </w:t>
      </w:r>
      <w:r w:rsidR="00FD24F7" w:rsidRPr="00AB00EA">
        <w:rPr>
          <w:rFonts w:ascii="Times New Roman" w:eastAsia="Times New Roman" w:hAnsi="Times New Roman" w:cs="Times New Roman"/>
          <w:sz w:val="24"/>
          <w:szCs w:val="24"/>
        </w:rPr>
        <w:fldChar w:fldCharType="begin"/>
      </w:r>
      <w:r w:rsidR="004D36A9" w:rsidRPr="00AB00EA">
        <w:rPr>
          <w:rFonts w:ascii="Times New Roman" w:eastAsia="Times New Roman" w:hAnsi="Times New Roman" w:cs="Times New Roman"/>
          <w:sz w:val="24"/>
          <w:szCs w:val="24"/>
        </w:rPr>
        <w:instrText xml:space="preserve"> ADDIN ZOTERO_ITEM CSL_CITATION {"citationID":"CjjgbIuY","properties":{"formattedCitation":"(Oleksy et al. 2021)","plainCitation":"(Oleksy et al. 2021)","noteIndex":0},"citationItems":[{"id":4327,"uris":["http://zotero.org/groups/2850654/items/N3AS8XDT"],"uri":["http://zotero.org/groups/2850654/items/N3AS8XDT"],"itemData":{"id":4327,"type":"article-journal","abstract":"AbstractIn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FD24F7" w:rsidRPr="00AB00EA">
        <w:rPr>
          <w:rFonts w:ascii="Times New Roman" w:eastAsia="Times New Roman" w:hAnsi="Times New Roman" w:cs="Times New Roman"/>
          <w:sz w:val="24"/>
          <w:szCs w:val="24"/>
        </w:rPr>
        <w:fldChar w:fldCharType="separate"/>
      </w:r>
      <w:r w:rsidR="004D36A9" w:rsidRPr="00AB00EA">
        <w:rPr>
          <w:rFonts w:ascii="Times New Roman" w:hAnsi="Times New Roman" w:cs="Times New Roman"/>
          <w:sz w:val="24"/>
          <w:szCs w:val="24"/>
        </w:rPr>
        <w:t>(Oleksy et al. 2021)</w:t>
      </w:r>
      <w:r w:rsidR="00FD24F7" w:rsidRPr="00AB00EA">
        <w:rPr>
          <w:rFonts w:ascii="Times New Roman" w:eastAsia="Times New Roman" w:hAnsi="Times New Roman" w:cs="Times New Roman"/>
          <w:sz w:val="24"/>
          <w:szCs w:val="24"/>
        </w:rPr>
        <w:fldChar w:fldCharType="end"/>
      </w:r>
      <w:r w:rsidRPr="00AB00EA">
        <w:rPr>
          <w:rFonts w:ascii="Times New Roman" w:eastAsia="Times New Roman" w:hAnsi="Times New Roman" w:cs="Times New Roman"/>
          <w:sz w:val="24"/>
          <w:szCs w:val="24"/>
        </w:rPr>
        <w:t xml:space="preserve">. Among each of the stoichiometric ratios considered, C:N ratios were the only ones that </w:t>
      </w:r>
      <w:r w:rsidR="009838E2" w:rsidRPr="00AB00EA">
        <w:rPr>
          <w:rFonts w:ascii="Times New Roman" w:eastAsia="Times New Roman" w:hAnsi="Times New Roman" w:cs="Times New Roman"/>
          <w:sz w:val="24"/>
          <w:szCs w:val="24"/>
        </w:rPr>
        <w:t>differed</w:t>
      </w:r>
      <w:r w:rsidR="009838E2">
        <w:rPr>
          <w:rFonts w:ascii="Times New Roman" w:eastAsia="Times New Roman" w:hAnsi="Times New Roman" w:cs="Times New Roman"/>
          <w:sz w:val="24"/>
          <w:szCs w:val="24"/>
        </w:rPr>
        <w:t xml:space="preserve"> across</w:t>
      </w:r>
      <w:r>
        <w:rPr>
          <w:rFonts w:ascii="Times New Roman" w:eastAsia="Times New Roman" w:hAnsi="Times New Roman" w:cs="Times New Roman"/>
          <w:sz w:val="24"/>
          <w:szCs w:val="24"/>
        </w:rPr>
        <w:t xml:space="preserve"> locations and timepoints. The lack of differences between sites and timepoints for C:P and N:P ratios is not necessarily surprising, as phosphorus is usually a limiting element in oligotrophic Flathead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{"citationID":"rr7ZT7rt","properties":{"formattedCitation":"(Axler and Reuter 1996)","plainCitation":"(Axler and Reuter 1996)","noteIndex":0},"citationItems":[{"id":420,"uris":["http://zotero.org/users/2645460/items/QX6497MJ"],"uri":["http://zotero.org/users/2645460/items/QX6497MJ"],"itemData":{"id":420,"type":"article-journal","container-title":"Limnology and Oceanography","page":"659–671","source":"Google Scholar","title":"Nitrate uptake by phytoplankton and periphyton: Whole-lake enrichments and mesocosm-^ 1^ 5N experiments in an oligotrophic lake","title-short":"Nitrate uptake by phytoplankton and periphyton","volume":"41","author":[{"family":"Axler","given":"Richard P."},{"family":"Reuter","given":"John E."}],"issued":{"date-parts":[["1996"]]}}}],"schema":"https://github.com/citation-style-language/schema/raw/master/csl-citation.json"}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(Axler and Reuter 1996)</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Conversely, C:N ratios were significantly lower at sites with centralized treatment than those at sites with decentralized treatment</w:t>
      </w:r>
      <w:r w:rsidR="00FD24F7">
        <w:rPr>
          <w:rFonts w:ascii="Times New Roman" w:eastAsia="Times New Roman" w:hAnsi="Times New Roman" w:cs="Times New Roman"/>
          <w:sz w:val="24"/>
          <w:szCs w:val="24"/>
        </w:rPr>
        <w:t xml:space="preserve"> (Figure 7A)</w:t>
      </w:r>
      <w:r>
        <w:rPr>
          <w:rFonts w:ascii="Times New Roman" w:eastAsia="Times New Roman" w:hAnsi="Times New Roman" w:cs="Times New Roman"/>
          <w:sz w:val="24"/>
          <w:szCs w:val="24"/>
        </w:rPr>
        <w:t xml:space="preserve">. Mechanistically, </w:t>
      </w:r>
      <w:r w:rsidR="00580D1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difference in C:N </w:t>
      </w:r>
      <w:r w:rsidR="009B566F">
        <w:rPr>
          <w:rFonts w:ascii="Times New Roman" w:eastAsia="Times New Roman" w:hAnsi="Times New Roman" w:cs="Times New Roman"/>
          <w:sz w:val="24"/>
          <w:szCs w:val="24"/>
        </w:rPr>
        <w:t>potentially</w:t>
      </w:r>
      <w:r>
        <w:rPr>
          <w:rFonts w:ascii="Times New Roman" w:eastAsia="Times New Roman" w:hAnsi="Times New Roman" w:cs="Times New Roman"/>
          <w:sz w:val="24"/>
          <w:szCs w:val="24"/>
        </w:rPr>
        <w:t xml:space="preserve"> stems from chlorophytes’ increased abundance </w:t>
      </w:r>
      <w:r>
        <w:rPr>
          <w:rFonts w:ascii="Times New Roman" w:eastAsia="Times New Roman" w:hAnsi="Times New Roman" w:cs="Times New Roman"/>
          <w:sz w:val="24"/>
          <w:szCs w:val="24"/>
        </w:rPr>
        <w:lastRenderedPageBreak/>
        <w:t>at sites with centralized treatment</w:t>
      </w:r>
      <w:r w:rsidR="003447E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B566F">
        <w:rPr>
          <w:rFonts w:ascii="Times New Roman" w:eastAsia="Times New Roman" w:hAnsi="Times New Roman" w:cs="Times New Roman"/>
          <w:sz w:val="24"/>
          <w:szCs w:val="24"/>
        </w:rPr>
        <w:t xml:space="preserve">as periphyton assemblages containing chlorophytes </w:t>
      </w:r>
      <w:r w:rsidR="003447E5">
        <w:rPr>
          <w:rFonts w:ascii="Times New Roman" w:eastAsia="Times New Roman" w:hAnsi="Times New Roman" w:cs="Times New Roman"/>
          <w:sz w:val="24"/>
          <w:szCs w:val="24"/>
        </w:rPr>
        <w:t>have been</w:t>
      </w:r>
      <w:r w:rsidR="009B566F">
        <w:rPr>
          <w:rFonts w:ascii="Times New Roman" w:eastAsia="Times New Roman" w:hAnsi="Times New Roman" w:cs="Times New Roman"/>
          <w:sz w:val="24"/>
          <w:szCs w:val="24"/>
        </w:rPr>
        <w:t xml:space="preserve"> associated with increased </w:t>
      </w:r>
      <w:r>
        <w:rPr>
          <w:rFonts w:ascii="Times New Roman" w:eastAsia="Times New Roman" w:hAnsi="Times New Roman" w:cs="Times New Roman"/>
          <w:sz w:val="24"/>
          <w:szCs w:val="24"/>
        </w:rPr>
        <w:t xml:space="preserve">nitrogen </w:t>
      </w:r>
      <w:r w:rsidR="009B566F">
        <w:rPr>
          <w:rFonts w:ascii="Times New Roman" w:eastAsia="Times New Roman" w:hAnsi="Times New Roman" w:cs="Times New Roman"/>
          <w:sz w:val="24"/>
          <w:szCs w:val="24"/>
        </w:rPr>
        <w:t xml:space="preserve">uptake </w:t>
      </w:r>
      <w:r w:rsidR="00E224A0">
        <w:rPr>
          <w:rFonts w:ascii="Times New Roman" w:eastAsia="Times New Roman" w:hAnsi="Times New Roman" w:cs="Times New Roman"/>
          <w:sz w:val="24"/>
          <w:szCs w:val="24"/>
        </w:rPr>
        <w:fldChar w:fldCharType="begin"/>
      </w:r>
      <w:r w:rsidR="00014874">
        <w:rPr>
          <w:rFonts w:ascii="Times New Roman" w:eastAsia="Times New Roman" w:hAnsi="Times New Roman" w:cs="Times New Roman"/>
          <w:sz w:val="24"/>
          <w:szCs w:val="24"/>
        </w:rPr>
        <w:instrText xml:space="preserve"> ADDIN ZOTERO_ITEM CSL_CITATION {"citationID":"lD7G0qDs","properties":{"formattedCitation":"(Nydick et al. 2004; Hogan et al. 2014; Oleksy et al. 2021)","plainCitation":"(Nydick et al. 2004; Hogan et al. 2014; Oleksy et al. 2021)","noteIndex":0},"citationItems":[{"id":4733,"uris":["http://zotero.org/users/2645460/items/EMLQG6H6"],"uri":["http://zotero.org/users/2645460/items/EMLQG6H6"],"itemData":{"id":4733,"type":"article-journal","container-title":"Canadian Journal of Fisheries and Aquatic Sciences","DOI":"10.1139/f04-085","ISSN":"0706-652X","issue":"7","journalAbbreviation":"Can. J. Fish. Aquat. Sci.","page":"1256-1268","source":"cdnsciencepub.com (Atypon)","title":"Nitrogen regulation of algal biomass, productivity, and composition in shallow mountain lakes, Snowy Range, Wyoming, USA","volume":"61","author":[{"family":"Nydick","given":"Koren R"},{"family":"Lafrancois","given":"Brenda Moraska"},{"family":"Baron","given":"Jill S"},{"family":"Johnson","given":"Brett M"}],"issued":{"date-parts":[["2004",7,1]]}}},{"id":4315,"uris":["http://zotero.org/groups/2850654/items/YN35VIE2"],"uri":["http://zotero.org/groups/2850654/items/YN35VIE2"],"itemData":{"id":4315,"type":"article-journal","container-title":"Polar Biology","DOI":"10.1007/s00300-014-1524-8","issue":"9","page":"1331-1342","title":"Nutrient limitation of periphyton growth in arctic lakes in south-west Greenland","volume":"37","author":[{"family":"Hogan","given":"E. J."},{"family":"McGowan","given":"S."},{"family":"Anderson","given":"N. J."}],"issued":{"date-parts":[["2014",6]]}}},{"id":4327,"uris":["http://zotero.org/groups/2850654/items/N3AS8XDT"],"uri":["http://zotero.org/groups/2850654/items/N3AS8XDT"],"itemData":{"id":4327,"type":"article-journal","abstract":"AbstractIn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E224A0">
        <w:rPr>
          <w:rFonts w:ascii="Times New Roman" w:eastAsia="Times New Roman" w:hAnsi="Times New Roman" w:cs="Times New Roman"/>
          <w:sz w:val="24"/>
          <w:szCs w:val="24"/>
        </w:rPr>
        <w:fldChar w:fldCharType="separate"/>
      </w:r>
      <w:r w:rsidR="00014874" w:rsidRPr="00014874">
        <w:rPr>
          <w:rFonts w:ascii="Times New Roman" w:hAnsi="Times New Roman" w:cs="Times New Roman"/>
          <w:sz w:val="24"/>
        </w:rPr>
        <w:t>(Nydick et al. 2004; Hogan et al. 2014; Oleksy et al. 2021)</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B566F">
        <w:rPr>
          <w:rFonts w:ascii="Times New Roman" w:eastAsia="Times New Roman" w:hAnsi="Times New Roman" w:cs="Times New Roman"/>
          <w:sz w:val="24"/>
          <w:szCs w:val="24"/>
        </w:rPr>
        <w:t>Temporally</w:t>
      </w:r>
      <w:r>
        <w:rPr>
          <w:rFonts w:ascii="Times New Roman" w:eastAsia="Times New Roman" w:hAnsi="Times New Roman" w:cs="Times New Roman"/>
          <w:sz w:val="24"/>
          <w:szCs w:val="24"/>
        </w:rPr>
        <w:t>, stoichiometric ratios did not d</w:t>
      </w:r>
      <w:r w:rsidR="009B566F">
        <w:rPr>
          <w:rFonts w:ascii="Times New Roman" w:eastAsia="Times New Roman" w:hAnsi="Times New Roman" w:cs="Times New Roman"/>
          <w:sz w:val="24"/>
          <w:szCs w:val="24"/>
        </w:rPr>
        <w:t xml:space="preserve">iffer </w:t>
      </w:r>
      <w:r w:rsidR="00014874">
        <w:rPr>
          <w:rFonts w:ascii="Times New Roman" w:eastAsia="Times New Roman" w:hAnsi="Times New Roman" w:cs="Times New Roman"/>
          <w:sz w:val="24"/>
          <w:szCs w:val="24"/>
        </w:rPr>
        <w:t>for each</w:t>
      </w:r>
      <w:r w:rsidR="009B566F">
        <w:rPr>
          <w:rFonts w:ascii="Times New Roman" w:eastAsia="Times New Roman" w:hAnsi="Times New Roman" w:cs="Times New Roman"/>
          <w:sz w:val="24"/>
          <w:szCs w:val="24"/>
        </w:rPr>
        <w:t xml:space="preserve"> sewage treatment type</w:t>
      </w:r>
      <w:r>
        <w:rPr>
          <w:rFonts w:ascii="Times New Roman" w:eastAsia="Times New Roman" w:hAnsi="Times New Roman" w:cs="Times New Roman"/>
          <w:sz w:val="24"/>
          <w:szCs w:val="24"/>
        </w:rPr>
        <w:t xml:space="preserve">. </w:t>
      </w:r>
      <w:r w:rsidR="003447E5">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the combined results of our sewage indicator, periphyton community composition, and stoichiometric data suggest </w:t>
      </w:r>
      <w:r w:rsidR="00014874">
        <w:rPr>
          <w:rFonts w:ascii="Times New Roman" w:eastAsia="Times New Roman" w:hAnsi="Times New Roman" w:cs="Times New Roman"/>
          <w:sz w:val="24"/>
          <w:szCs w:val="24"/>
        </w:rPr>
        <w:t>that</w:t>
      </w:r>
      <w:r w:rsidR="00FD24F7">
        <w:rPr>
          <w:rFonts w:ascii="Times New Roman" w:eastAsia="Times New Roman" w:hAnsi="Times New Roman" w:cs="Times New Roman"/>
          <w:sz w:val="24"/>
          <w:szCs w:val="24"/>
        </w:rPr>
        <w:t xml:space="preserve"> </w:t>
      </w:r>
      <w:r w:rsidR="00DC0C6C">
        <w:rPr>
          <w:rFonts w:ascii="Times New Roman" w:eastAsia="Times New Roman" w:hAnsi="Times New Roman" w:cs="Times New Roman"/>
          <w:sz w:val="24"/>
          <w:szCs w:val="24"/>
        </w:rPr>
        <w:t xml:space="preserve">algal </w:t>
      </w:r>
      <w:r w:rsidR="00FD24F7">
        <w:rPr>
          <w:rFonts w:ascii="Times New Roman" w:eastAsia="Times New Roman" w:hAnsi="Times New Roman" w:cs="Times New Roman"/>
          <w:sz w:val="24"/>
          <w:szCs w:val="24"/>
        </w:rPr>
        <w:t xml:space="preserve">communities near </w:t>
      </w:r>
      <w:r>
        <w:rPr>
          <w:rFonts w:ascii="Times New Roman" w:eastAsia="Times New Roman" w:hAnsi="Times New Roman" w:cs="Times New Roman"/>
          <w:sz w:val="24"/>
          <w:szCs w:val="24"/>
        </w:rPr>
        <w:t xml:space="preserve">centralized wastewater </w:t>
      </w:r>
      <w:r w:rsidR="00FD24F7">
        <w:rPr>
          <w:rFonts w:ascii="Times New Roman" w:eastAsia="Times New Roman" w:hAnsi="Times New Roman" w:cs="Times New Roman"/>
          <w:sz w:val="24"/>
          <w:szCs w:val="24"/>
        </w:rPr>
        <w:t xml:space="preserve">treatment, </w:t>
      </w:r>
      <w:r>
        <w:rPr>
          <w:rFonts w:ascii="Times New Roman" w:eastAsia="Times New Roman" w:hAnsi="Times New Roman" w:cs="Times New Roman"/>
          <w:sz w:val="24"/>
          <w:szCs w:val="24"/>
        </w:rPr>
        <w:t xml:space="preserve">can create </w:t>
      </w:r>
      <w:r w:rsidR="00014874">
        <w:rPr>
          <w:rFonts w:ascii="Times New Roman" w:eastAsia="Times New Roman" w:hAnsi="Times New Roman" w:cs="Times New Roman"/>
          <w:sz w:val="24"/>
          <w:szCs w:val="24"/>
        </w:rPr>
        <w:t xml:space="preserve">temporally consistent, stoichiometrically </w:t>
      </w:r>
      <w:r>
        <w:rPr>
          <w:rFonts w:ascii="Times New Roman" w:eastAsia="Times New Roman" w:hAnsi="Times New Roman" w:cs="Times New Roman"/>
          <w:sz w:val="24"/>
          <w:szCs w:val="24"/>
        </w:rPr>
        <w:t xml:space="preserve">nutritious periphyton assemblages. In contrast, the inconsistent sewage loading at sites with decentralized treatment </w:t>
      </w:r>
      <w:r w:rsidR="00AD62C2">
        <w:rPr>
          <w:rFonts w:ascii="Times New Roman" w:eastAsia="Times New Roman" w:hAnsi="Times New Roman" w:cs="Times New Roman"/>
          <w:sz w:val="24"/>
          <w:szCs w:val="24"/>
        </w:rPr>
        <w:t>may</w:t>
      </w:r>
      <w:r>
        <w:rPr>
          <w:rFonts w:ascii="Times New Roman" w:eastAsia="Times New Roman" w:hAnsi="Times New Roman" w:cs="Times New Roman"/>
          <w:sz w:val="24"/>
          <w:szCs w:val="24"/>
        </w:rPr>
        <w:t xml:space="preserve"> create </w:t>
      </w:r>
      <w:r w:rsidR="009B566F">
        <w:rPr>
          <w:rFonts w:ascii="Times New Roman" w:eastAsia="Times New Roman" w:hAnsi="Times New Roman" w:cs="Times New Roman"/>
          <w:sz w:val="24"/>
          <w:szCs w:val="24"/>
        </w:rPr>
        <w:t xml:space="preserve">stoichiometrically less </w:t>
      </w:r>
      <w:r>
        <w:rPr>
          <w:rFonts w:ascii="Times New Roman" w:eastAsia="Times New Roman" w:hAnsi="Times New Roman" w:cs="Times New Roman"/>
          <w:sz w:val="24"/>
          <w:szCs w:val="24"/>
        </w:rPr>
        <w:t xml:space="preserve">nutritious periphyton assemblages. </w:t>
      </w:r>
    </w:p>
    <w:p w14:paraId="43DAE557" w14:textId="77777777" w:rsidR="00A7754D" w:rsidRDefault="00A7754D">
      <w:pPr>
        <w:widowControl w:val="0"/>
        <w:spacing w:line="240" w:lineRule="auto"/>
        <w:rPr>
          <w:rFonts w:ascii="Times New Roman" w:eastAsia="Times New Roman" w:hAnsi="Times New Roman" w:cs="Times New Roman"/>
          <w:sz w:val="24"/>
          <w:szCs w:val="24"/>
        </w:rPr>
      </w:pPr>
    </w:p>
    <w:p w14:paraId="3F9D13B2" w14:textId="1B2EEEF6"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differences in periphyton fatty acids and stoichiometries appear to tell diverging narratives about periphyton nutritional content</w:t>
      </w:r>
      <w:r w:rsidR="000C7098">
        <w:rPr>
          <w:rFonts w:ascii="Times New Roman" w:eastAsia="Times New Roman" w:hAnsi="Times New Roman" w:cs="Times New Roman"/>
          <w:sz w:val="24"/>
          <w:szCs w:val="24"/>
        </w:rPr>
        <w:t xml:space="preserve"> in response to </w:t>
      </w:r>
      <w:proofErr w:type="spellStart"/>
      <w:r w:rsidR="000C7098">
        <w:rPr>
          <w:rFonts w:ascii="Times New Roman" w:eastAsia="Times New Roman" w:hAnsi="Times New Roman" w:cs="Times New Roman"/>
          <w:sz w:val="24"/>
          <w:szCs w:val="24"/>
        </w:rPr>
        <w:t>spatio</w:t>
      </w:r>
      <w:proofErr w:type="spellEnd"/>
      <w:r w:rsidR="000C7098">
        <w:rPr>
          <w:rFonts w:ascii="Times New Roman" w:eastAsia="Times New Roman" w:hAnsi="Times New Roman" w:cs="Times New Roman"/>
          <w:sz w:val="24"/>
          <w:szCs w:val="24"/>
        </w:rPr>
        <w:t>-temporally heterogeneous sewage loading</w:t>
      </w:r>
      <w:r>
        <w:rPr>
          <w:rFonts w:ascii="Times New Roman" w:eastAsia="Times New Roman" w:hAnsi="Times New Roman" w:cs="Times New Roman"/>
          <w:sz w:val="24"/>
          <w:szCs w:val="24"/>
        </w:rPr>
        <w:t xml:space="preserve">, each interpretation can be valid when considering </w:t>
      </w:r>
      <w:r w:rsidR="00BC573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t>grazer guilds</w:t>
      </w:r>
      <w:r>
        <w:rPr>
          <w:rFonts w:ascii="Times New Roman" w:eastAsia="Times New Roman" w:hAnsi="Times New Roman" w:cs="Times New Roman"/>
          <w:sz w:val="24"/>
          <w:szCs w:val="24"/>
        </w:rPr>
        <w:t xml:space="preserve"> </w:t>
      </w:r>
      <w:r w:rsidR="00A36C8B">
        <w:rPr>
          <w:rFonts w:ascii="Times New Roman" w:eastAsia="Times New Roman" w:hAnsi="Times New Roman" w:cs="Times New Roman"/>
          <w:sz w:val="24"/>
          <w:szCs w:val="24"/>
        </w:rPr>
        <w:t xml:space="preserve">that might </w:t>
      </w:r>
      <w:r>
        <w:rPr>
          <w:rFonts w:ascii="Times New Roman" w:eastAsia="Times New Roman" w:hAnsi="Times New Roman" w:cs="Times New Roman"/>
          <w:sz w:val="24"/>
          <w:szCs w:val="24"/>
        </w:rPr>
        <w:t xml:space="preserve">be consuming the periphyton. Through a stoichiometric lens, our results suggest that </w:t>
      </w:r>
      <w:ins w:id="46" w:author="Meyer, Michael Frederick" w:date="2021-08-13T15:08:00Z">
        <w:r w:rsidR="00BF2596">
          <w:rPr>
            <w:rFonts w:ascii="Times New Roman" w:eastAsia="Times New Roman" w:hAnsi="Times New Roman" w:cs="Times New Roman"/>
            <w:sz w:val="24"/>
            <w:szCs w:val="24"/>
          </w:rPr>
          <w:t>stoichiometric</w:t>
        </w:r>
      </w:ins>
      <w:ins w:id="47" w:author="Meyer, Michael Frederick" w:date="2021-08-13T15:07:00Z">
        <w:r w:rsidR="00BF2596">
          <w:rPr>
            <w:rFonts w:ascii="Times New Roman" w:eastAsia="Times New Roman" w:hAnsi="Times New Roman" w:cs="Times New Roman"/>
            <w:sz w:val="24"/>
            <w:szCs w:val="24"/>
          </w:rPr>
          <w:t xml:space="preserve"> nutrition </w:t>
        </w:r>
      </w:ins>
      <w:ins w:id="48" w:author="Meyer, Michael Frederick" w:date="2021-08-13T15:08:00Z">
        <w:r w:rsidR="00BF2596">
          <w:rPr>
            <w:rFonts w:ascii="Times New Roman" w:eastAsia="Times New Roman" w:hAnsi="Times New Roman" w:cs="Times New Roman"/>
            <w:sz w:val="24"/>
            <w:szCs w:val="24"/>
          </w:rPr>
          <w:t>varies more in space than in time. S</w:t>
        </w:r>
      </w:ins>
      <w:del w:id="49" w:author="Meyer, Michael Frederick" w:date="2021-08-13T15:08:00Z">
        <w:r w:rsidDel="00BF2596">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ites near centralized wastewater treatment tended to have temporally consistent, low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periphyton that largely contained chlorophytes and diatoms. This periphyton assemblage may encourage generalist grazers capable of consuming filamentous taxa as well as detritivores capable of consuming decomposing filamentous strands. Because these low C:N ratios and periphyton community composition appear to remain consistent throughout a growing season, these resources are likely to be reliable </w:t>
      </w:r>
      <w:r w:rsidR="000C270C">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consumer guilds </w:t>
      </w:r>
      <w:r w:rsidR="00AD62C2">
        <w:rPr>
          <w:rFonts w:ascii="Times New Roman" w:eastAsia="Times New Roman" w:hAnsi="Times New Roman" w:cs="Times New Roman"/>
          <w:sz w:val="24"/>
          <w:szCs w:val="24"/>
        </w:rPr>
        <w:t>throughout</w:t>
      </w:r>
      <w:r>
        <w:rPr>
          <w:rFonts w:ascii="Times New Roman" w:eastAsia="Times New Roman" w:hAnsi="Times New Roman" w:cs="Times New Roman"/>
          <w:sz w:val="24"/>
          <w:szCs w:val="24"/>
        </w:rPr>
        <w:t xml:space="preserve"> a summer. </w:t>
      </w:r>
      <w:r w:rsidR="000C7098">
        <w:rPr>
          <w:rFonts w:ascii="Times New Roman" w:eastAsia="Times New Roman" w:hAnsi="Times New Roman" w:cs="Times New Roman"/>
          <w:sz w:val="24"/>
          <w:szCs w:val="24"/>
        </w:rPr>
        <w:t>T</w:t>
      </w:r>
      <w:r>
        <w:rPr>
          <w:rFonts w:ascii="Times New Roman" w:eastAsia="Times New Roman" w:hAnsi="Times New Roman" w:cs="Times New Roman"/>
          <w:sz w:val="24"/>
          <w:szCs w:val="24"/>
        </w:rPr>
        <w:t>hrough a fatty acid lens, our results suggest</w:t>
      </w:r>
      <w:del w:id="50" w:author="Meyer, Michael Frederick" w:date="2021-08-13T15:08:00Z">
        <w:r w:rsidDel="00BF2596">
          <w:rPr>
            <w:rFonts w:ascii="Times New Roman" w:eastAsia="Times New Roman" w:hAnsi="Times New Roman" w:cs="Times New Roman"/>
            <w:sz w:val="24"/>
            <w:szCs w:val="24"/>
          </w:rPr>
          <w:delText>ed</w:delText>
        </w:r>
      </w:del>
      <w:r>
        <w:rPr>
          <w:rFonts w:ascii="Times New Roman" w:eastAsia="Times New Roman" w:hAnsi="Times New Roman" w:cs="Times New Roman"/>
          <w:sz w:val="24"/>
          <w:szCs w:val="24"/>
        </w:rPr>
        <w:t xml:space="preserve"> that</w:t>
      </w:r>
      <w:ins w:id="51" w:author="Meyer, Michael Frederick" w:date="2021-08-13T15:09:00Z">
        <w:r w:rsidR="00BF2596">
          <w:rPr>
            <w:rFonts w:ascii="Times New Roman" w:eastAsia="Times New Roman" w:hAnsi="Times New Roman" w:cs="Times New Roman"/>
            <w:sz w:val="24"/>
            <w:szCs w:val="24"/>
          </w:rPr>
          <w:t xml:space="preserve"> fatty acid nutrition varies more in time than in space.</w:t>
        </w:r>
      </w:ins>
      <w:r>
        <w:rPr>
          <w:rFonts w:ascii="Times New Roman" w:eastAsia="Times New Roman" w:hAnsi="Times New Roman" w:cs="Times New Roman"/>
          <w:sz w:val="24"/>
          <w:szCs w:val="24"/>
        </w:rPr>
        <w:t xml:space="preserve"> </w:t>
      </w:r>
      <w:ins w:id="52" w:author="Meyer, Michael Frederick" w:date="2021-08-13T15:09:00Z">
        <w:r w:rsidR="00BF2596">
          <w:rPr>
            <w:rFonts w:ascii="Times New Roman" w:eastAsia="Times New Roman" w:hAnsi="Times New Roman" w:cs="Times New Roman"/>
            <w:sz w:val="24"/>
            <w:szCs w:val="24"/>
          </w:rPr>
          <w:t>F</w:t>
        </w:r>
      </w:ins>
      <w:del w:id="53" w:author="Meyer, Michael Frederick" w:date="2021-08-13T15:09:00Z">
        <w:r w:rsidDel="00BF2596">
          <w:rPr>
            <w:rFonts w:ascii="Times New Roman" w:eastAsia="Times New Roman" w:hAnsi="Times New Roman" w:cs="Times New Roman"/>
            <w:sz w:val="24"/>
            <w:szCs w:val="24"/>
          </w:rPr>
          <w:delText>f</w:delText>
        </w:r>
      </w:del>
      <w:r>
        <w:rPr>
          <w:rFonts w:ascii="Times New Roman" w:eastAsia="Times New Roman" w:hAnsi="Times New Roman" w:cs="Times New Roman"/>
          <w:sz w:val="24"/>
          <w:szCs w:val="24"/>
        </w:rPr>
        <w:t>ollowing the tourism season</w:t>
      </w:r>
      <w:r w:rsidR="000C27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del w:id="54" w:author="Meyer, Michael Frederick" w:date="2021-08-13T15:09:00Z">
        <w:r w:rsidDel="00791CEB">
          <w:rPr>
            <w:rFonts w:ascii="Times New Roman" w:eastAsia="Times New Roman" w:hAnsi="Times New Roman" w:cs="Times New Roman"/>
            <w:sz w:val="24"/>
            <w:szCs w:val="24"/>
          </w:rPr>
          <w:delText xml:space="preserve">decentralized sites tended to have </w:delText>
        </w:r>
      </w:del>
      <w:r>
        <w:rPr>
          <w:rFonts w:ascii="Times New Roman" w:eastAsia="Times New Roman" w:hAnsi="Times New Roman" w:cs="Times New Roman"/>
          <w:sz w:val="24"/>
          <w:szCs w:val="24"/>
        </w:rPr>
        <w:t>increased EFA</w:t>
      </w:r>
      <w:r w:rsidR="000C7098">
        <w:rPr>
          <w:rFonts w:ascii="Times New Roman" w:eastAsia="Times New Roman" w:hAnsi="Times New Roman" w:cs="Times New Roman"/>
          <w:sz w:val="24"/>
          <w:szCs w:val="24"/>
        </w:rPr>
        <w:t xml:space="preserve"> abundance</w:t>
      </w:r>
      <w:r>
        <w:rPr>
          <w:rFonts w:ascii="Times New Roman" w:eastAsia="Times New Roman" w:hAnsi="Times New Roman" w:cs="Times New Roman"/>
          <w:sz w:val="24"/>
          <w:szCs w:val="24"/>
        </w:rPr>
        <w:t xml:space="preserve">, particularly </w:t>
      </w:r>
      <w:ins w:id="55" w:author="Meyer, Michael Frederick" w:date="2021-08-13T15:09:00Z">
        <w:r w:rsidR="00791CEB">
          <w:rPr>
            <w:rFonts w:ascii="Times New Roman" w:eastAsia="Times New Roman" w:hAnsi="Times New Roman" w:cs="Times New Roman"/>
            <w:sz w:val="24"/>
            <w:szCs w:val="24"/>
          </w:rPr>
          <w:t xml:space="preserve">increased </w:t>
        </w:r>
      </w:ins>
      <w:r>
        <w:rPr>
          <w:rFonts w:ascii="Times New Roman" w:eastAsia="Times New Roman" w:hAnsi="Times New Roman" w:cs="Times New Roman"/>
          <w:sz w:val="24"/>
          <w:szCs w:val="24"/>
        </w:rPr>
        <w:t>20:5ω3</w:t>
      </w:r>
      <w:ins w:id="56" w:author="Meyer, Michael Frederick" w:date="2021-08-13T15:09:00Z">
        <w:r w:rsidR="00791CEB">
          <w:rPr>
            <w:rFonts w:ascii="Times New Roman" w:eastAsia="Times New Roman" w:hAnsi="Times New Roman" w:cs="Times New Roman"/>
            <w:sz w:val="24"/>
            <w:szCs w:val="24"/>
          </w:rPr>
          <w:t xml:space="preserve"> abundance </w:t>
        </w:r>
      </w:ins>
      <w:ins w:id="57" w:author="Meyer, Michael Frederick" w:date="2021-08-13T15:11:00Z">
        <w:r w:rsidR="00791CEB">
          <w:rPr>
            <w:rFonts w:ascii="Times New Roman" w:eastAsia="Times New Roman" w:hAnsi="Times New Roman" w:cs="Times New Roman"/>
            <w:sz w:val="24"/>
            <w:szCs w:val="24"/>
          </w:rPr>
          <w:t xml:space="preserve">at sites </w:t>
        </w:r>
      </w:ins>
      <w:ins w:id="58" w:author="Meyer, Michael Frederick" w:date="2021-08-13T15:09:00Z">
        <w:r w:rsidR="00791CEB">
          <w:rPr>
            <w:rFonts w:ascii="Times New Roman" w:eastAsia="Times New Roman" w:hAnsi="Times New Roman" w:cs="Times New Roman"/>
            <w:sz w:val="24"/>
            <w:szCs w:val="24"/>
          </w:rPr>
          <w:t>near decentralized wastew</w:t>
        </w:r>
      </w:ins>
      <w:ins w:id="59" w:author="Meyer, Michael Frederick" w:date="2021-08-13T15:10:00Z">
        <w:r w:rsidR="00791CEB">
          <w:rPr>
            <w:rFonts w:ascii="Times New Roman" w:eastAsia="Times New Roman" w:hAnsi="Times New Roman" w:cs="Times New Roman"/>
            <w:sz w:val="24"/>
            <w:szCs w:val="24"/>
          </w:rPr>
          <w:t>ater treatment</w:t>
        </w:r>
      </w:ins>
      <w:r>
        <w:rPr>
          <w:rFonts w:ascii="Times New Roman" w:eastAsia="Times New Roman" w:hAnsi="Times New Roman" w:cs="Times New Roman"/>
          <w:sz w:val="24"/>
          <w:szCs w:val="24"/>
        </w:rPr>
        <w:t>,</w:t>
      </w:r>
      <w:del w:id="60" w:author="Meyer, Michael Frederick" w:date="2021-08-13T15:10:00Z">
        <w:r w:rsidDel="00791CEB">
          <w:rPr>
            <w:rFonts w:ascii="Times New Roman" w:eastAsia="Times New Roman" w:hAnsi="Times New Roman" w:cs="Times New Roman"/>
            <w:sz w:val="24"/>
            <w:szCs w:val="24"/>
          </w:rPr>
          <w:delText xml:space="preserve"> that</w:delText>
        </w:r>
      </w:del>
      <w:r>
        <w:rPr>
          <w:rFonts w:ascii="Times New Roman" w:eastAsia="Times New Roman" w:hAnsi="Times New Roman" w:cs="Times New Roman"/>
          <w:sz w:val="24"/>
          <w:szCs w:val="24"/>
        </w:rPr>
        <w:t xml:space="preserve"> was likely associated with increased diatom and decreased chlorophyte abundance. This periphyton assemblage may support grazers that require higher</w:t>
      </w:r>
      <w:r w:rsidR="00AD62C2">
        <w:rPr>
          <w:rFonts w:ascii="Times New Roman" w:eastAsia="Times New Roman" w:hAnsi="Times New Roman" w:cs="Times New Roman"/>
          <w:sz w:val="24"/>
          <w:szCs w:val="24"/>
        </w:rPr>
        <w:t xml:space="preserve"> order </w:t>
      </w:r>
      <w:r>
        <w:rPr>
          <w:rFonts w:ascii="Times New Roman" w:eastAsia="Times New Roman" w:hAnsi="Times New Roman" w:cs="Times New Roman"/>
          <w:sz w:val="24"/>
          <w:szCs w:val="24"/>
        </w:rPr>
        <w:t>PUFAs</w:t>
      </w:r>
      <w:r w:rsidR="00AD62C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t xml:space="preserve">which can be crucial for maintaining membrane fluidity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{"citationID":"xBJ3iP4r","properties":{"formattedCitation":"(Nichols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(Nichols et al. 1993)</w:t>
      </w:r>
      <w:r w:rsidR="000C270C">
        <w:rPr>
          <w:rFonts w:ascii="Times New Roman" w:eastAsia="Times New Roman" w:hAnsi="Times New Roman" w:cs="Times New Roman"/>
          <w:sz w:val="24"/>
          <w:szCs w:val="24"/>
        </w:rPr>
        <w:fldChar w:fldCharType="end"/>
      </w:r>
      <w:r w:rsidR="000C270C">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t xml:space="preserve">as </w:t>
      </w:r>
      <w:r w:rsidR="000C270C">
        <w:rPr>
          <w:rFonts w:ascii="Times New Roman" w:eastAsia="Times New Roman" w:hAnsi="Times New Roman" w:cs="Times New Roman"/>
          <w:sz w:val="24"/>
          <w:szCs w:val="24"/>
        </w:rPr>
        <w:t>grazers</w:t>
      </w:r>
      <w:r>
        <w:rPr>
          <w:rFonts w:ascii="Times New Roman" w:eastAsia="Times New Roman" w:hAnsi="Times New Roman" w:cs="Times New Roman"/>
          <w:sz w:val="24"/>
          <w:szCs w:val="24"/>
        </w:rPr>
        <w:t xml:space="preserve"> prepare to overwinter. Because increased diatoms and 20:5ω3 tended to co-occur </w:t>
      </w:r>
      <w:r w:rsidR="00AD62C2">
        <w:rPr>
          <w:rFonts w:ascii="Times New Roman" w:eastAsia="Times New Roman" w:hAnsi="Times New Roman" w:cs="Times New Roman"/>
          <w:sz w:val="24"/>
          <w:szCs w:val="24"/>
        </w:rPr>
        <w:t xml:space="preserve">with </w:t>
      </w:r>
      <w:r>
        <w:rPr>
          <w:rFonts w:ascii="Times New Roman" w:eastAsia="Times New Roman" w:hAnsi="Times New Roman" w:cs="Times New Roman"/>
          <w:sz w:val="24"/>
          <w:szCs w:val="24"/>
        </w:rPr>
        <w:t>decreased sewage indicator abundance, these resources</w:t>
      </w:r>
      <w:r w:rsidR="000C270C">
        <w:rPr>
          <w:rFonts w:ascii="Times New Roman" w:eastAsia="Times New Roman" w:hAnsi="Times New Roman" w:cs="Times New Roman"/>
          <w:sz w:val="24"/>
          <w:szCs w:val="24"/>
        </w:rPr>
        <w:t xml:space="preserve"> may be temporally </w:t>
      </w:r>
      <w:r>
        <w:rPr>
          <w:rFonts w:ascii="Times New Roman" w:eastAsia="Times New Roman" w:hAnsi="Times New Roman" w:cs="Times New Roman"/>
          <w:sz w:val="24"/>
          <w:szCs w:val="24"/>
        </w:rPr>
        <w:t xml:space="preserve">transient and potentially vulnerable to prolonged or enhanced sewage loading that could </w:t>
      </w:r>
      <w:r w:rsidR="00121E07">
        <w:rPr>
          <w:rFonts w:ascii="Times New Roman" w:eastAsia="Times New Roman" w:hAnsi="Times New Roman" w:cs="Times New Roman"/>
          <w:sz w:val="24"/>
          <w:szCs w:val="24"/>
        </w:rPr>
        <w:t>arise</w:t>
      </w:r>
      <w:r>
        <w:rPr>
          <w:rFonts w:ascii="Times New Roman" w:eastAsia="Times New Roman" w:hAnsi="Times New Roman" w:cs="Times New Roman"/>
          <w:sz w:val="24"/>
          <w:szCs w:val="24"/>
        </w:rPr>
        <w:t xml:space="preserve"> through an extended tourism season or increased lakeside</w:t>
      </w:r>
      <w:del w:id="61" w:author="Meyer, Michael Frederick" w:date="2021-08-13T15:10:00Z">
        <w:r w:rsidDel="00791CEB">
          <w:rPr>
            <w:rFonts w:ascii="Times New Roman" w:eastAsia="Times New Roman" w:hAnsi="Times New Roman" w:cs="Times New Roman"/>
            <w:sz w:val="24"/>
            <w:szCs w:val="24"/>
          </w:rPr>
          <w:delText xml:space="preserve"> development</w:delText>
        </w:r>
        <w:r w:rsidR="000C7098" w:rsidDel="00791CEB">
          <w:rPr>
            <w:rFonts w:ascii="Times New Roman" w:eastAsia="Times New Roman" w:hAnsi="Times New Roman" w:cs="Times New Roman"/>
            <w:sz w:val="24"/>
            <w:szCs w:val="24"/>
          </w:rPr>
          <w:delText xml:space="preserve"> with decentralized sewage treatment</w:delText>
        </w:r>
      </w:del>
      <w:r>
        <w:rPr>
          <w:rFonts w:ascii="Times New Roman" w:eastAsia="Times New Roman" w:hAnsi="Times New Roman" w:cs="Times New Roman"/>
          <w:sz w:val="24"/>
          <w:szCs w:val="24"/>
        </w:rPr>
        <w:t xml:space="preserve">. </w:t>
      </w:r>
    </w:p>
    <w:p w14:paraId="08096C62" w14:textId="77777777" w:rsidR="00A7754D" w:rsidRDefault="00A7754D">
      <w:pPr>
        <w:widowControl w:val="0"/>
        <w:spacing w:line="240" w:lineRule="auto"/>
        <w:rPr>
          <w:rFonts w:ascii="Times New Roman" w:eastAsia="Times New Roman" w:hAnsi="Times New Roman" w:cs="Times New Roman"/>
          <w:sz w:val="24"/>
          <w:szCs w:val="24"/>
        </w:rPr>
      </w:pPr>
    </w:p>
    <w:p w14:paraId="6C8FA179"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Conclusions</w:t>
      </w:r>
      <w:r>
        <w:rPr>
          <w:rFonts w:ascii="Times New Roman" w:eastAsia="Times New Roman" w:hAnsi="Times New Roman" w:cs="Times New Roman"/>
          <w:sz w:val="24"/>
          <w:szCs w:val="24"/>
        </w:rPr>
        <w:br/>
      </w:r>
    </w:p>
    <w:p w14:paraId="5D328FCC" w14:textId="09A79ED9"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past century, Flathead Lake’s watershed has experienced consistent growth in its permanent and seasonal human population</w:t>
      </w:r>
      <w:r w:rsidR="000C270C">
        <w:rPr>
          <w:rFonts w:ascii="Times New Roman" w:eastAsia="Times New Roman" w:hAnsi="Times New Roman" w:cs="Times New Roman"/>
          <w:sz w:val="24"/>
          <w:szCs w:val="24"/>
        </w:rPr>
        <w:t xml:space="preserve"> (U.S. Census 20</w:t>
      </w:r>
      <w:r w:rsidR="000C7098">
        <w:rPr>
          <w:rFonts w:ascii="Times New Roman" w:eastAsia="Times New Roman" w:hAnsi="Times New Roman" w:cs="Times New Roman"/>
          <w:sz w:val="24"/>
          <w:szCs w:val="24"/>
        </w:rPr>
        <w:t>19</w:t>
      </w:r>
      <w:r w:rsidR="000C270C">
        <w:rPr>
          <w:rFonts w:ascii="Times New Roman" w:eastAsia="Times New Roman" w:hAnsi="Times New Roman" w:cs="Times New Roman"/>
          <w:sz w:val="24"/>
          <w:szCs w:val="24"/>
        </w:rPr>
        <w:t>)</w:t>
      </w:r>
      <w:r>
        <w:rPr>
          <w:rFonts w:ascii="Times New Roman" w:eastAsia="Times New Roman" w:hAnsi="Times New Roman" w:cs="Times New Roman"/>
          <w:sz w:val="24"/>
          <w:szCs w:val="24"/>
        </w:rPr>
        <w:t>. Although Flathead’s depth, volume, and short hydraulic residence time have likely aided in keeping the pelagic water</w:t>
      </w:r>
      <w:r w:rsidR="00AD62C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oligotrophic, there are distinct signs of eutrophication in the nearshore, particularly near areas with larger human populations. While Flathead receives nutrients from multiple sources, </w:t>
      </w:r>
      <w:r w:rsidR="00A36C8B">
        <w:rPr>
          <w:rFonts w:ascii="Times New Roman" w:eastAsia="Times New Roman" w:hAnsi="Times New Roman" w:cs="Times New Roman"/>
          <w:sz w:val="24"/>
          <w:szCs w:val="24"/>
        </w:rPr>
        <w:t>our repeated</w:t>
      </w:r>
      <w:r>
        <w:rPr>
          <w:rFonts w:ascii="Times New Roman" w:eastAsia="Times New Roman" w:hAnsi="Times New Roman" w:cs="Times New Roman"/>
          <w:sz w:val="24"/>
          <w:szCs w:val="24"/>
        </w:rPr>
        <w:t xml:space="preserve"> sampling of sewage specific indicators and co-located biological data throughout the lake implicate wastewater pollution as one of the nutrient sources. Our results corroborate previous work by Makepeace </w:t>
      </w:r>
      <w:r w:rsidR="00AD62C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Mladenich</w:t>
      </w:r>
      <w:proofErr w:type="spellEnd"/>
      <w:r>
        <w:rPr>
          <w:rFonts w:ascii="Times New Roman" w:eastAsia="Times New Roman" w:hAnsi="Times New Roman" w:cs="Times New Roman"/>
          <w:sz w:val="24"/>
          <w:szCs w:val="24"/>
        </w:rPr>
        <w:t xml:space="preserve"> (1996), demonstrating how hot spots and hot moments of sewage pollution</w:t>
      </w:r>
      <w:r w:rsidR="00AD62C2">
        <w:rPr>
          <w:rFonts w:ascii="Times New Roman" w:eastAsia="Times New Roman" w:hAnsi="Times New Roman" w:cs="Times New Roman"/>
          <w:sz w:val="24"/>
          <w:szCs w:val="24"/>
        </w:rPr>
        <w:t xml:space="preserve"> can occur within Flathead Lake’s nearshore</w:t>
      </w:r>
      <w:r>
        <w:rPr>
          <w:rFonts w:ascii="Times New Roman" w:eastAsia="Times New Roman" w:hAnsi="Times New Roman" w:cs="Times New Roman"/>
          <w:sz w:val="24"/>
          <w:szCs w:val="24"/>
        </w:rPr>
        <w:t xml:space="preserve">. Unlike previous studies, our work pairs human population, highly specific sewage indicator, </w:t>
      </w:r>
      <w:r w:rsidR="000C270C">
        <w:rPr>
          <w:rFonts w:ascii="Times New Roman" w:eastAsia="Times New Roman" w:hAnsi="Times New Roman" w:cs="Times New Roman"/>
          <w:sz w:val="24"/>
          <w:szCs w:val="24"/>
        </w:rPr>
        <w:t xml:space="preserve">periphyton </w:t>
      </w:r>
      <w:r>
        <w:rPr>
          <w:rFonts w:ascii="Times New Roman" w:eastAsia="Times New Roman" w:hAnsi="Times New Roman" w:cs="Times New Roman"/>
          <w:sz w:val="24"/>
          <w:szCs w:val="24"/>
        </w:rPr>
        <w:t xml:space="preserve">community composition, fatty acid, and stoichiometric data to understand how differences in human disturbance are associated with differences in </w:t>
      </w:r>
      <w:r w:rsidR="0077470A">
        <w:rPr>
          <w:rFonts w:ascii="Times New Roman" w:eastAsia="Times New Roman" w:hAnsi="Times New Roman" w:cs="Times New Roman"/>
          <w:sz w:val="24"/>
          <w:szCs w:val="24"/>
        </w:rPr>
        <w:t xml:space="preserve">algal </w:t>
      </w:r>
      <w:r>
        <w:rPr>
          <w:rFonts w:ascii="Times New Roman" w:eastAsia="Times New Roman" w:hAnsi="Times New Roman" w:cs="Times New Roman"/>
          <w:sz w:val="24"/>
          <w:szCs w:val="24"/>
        </w:rPr>
        <w:t xml:space="preserve">community structure as well as nutrition available to the lake’s larger food web. While our data do not include higher trophic </w:t>
      </w:r>
      <w:r>
        <w:rPr>
          <w:rFonts w:ascii="Times New Roman" w:eastAsia="Times New Roman" w:hAnsi="Times New Roman" w:cs="Times New Roman"/>
          <w:sz w:val="24"/>
          <w:szCs w:val="24"/>
        </w:rPr>
        <w:lastRenderedPageBreak/>
        <w:t xml:space="preserve">levels’ response to changing resources, our data do </w:t>
      </w:r>
      <w:r w:rsidR="0077470A">
        <w:rPr>
          <w:rFonts w:ascii="Times New Roman" w:eastAsia="Times New Roman" w:hAnsi="Times New Roman" w:cs="Times New Roman"/>
          <w:sz w:val="24"/>
          <w:szCs w:val="24"/>
        </w:rPr>
        <w:t xml:space="preserve">suggest </w:t>
      </w:r>
      <w:r>
        <w:rPr>
          <w:rFonts w:ascii="Times New Roman" w:eastAsia="Times New Roman" w:hAnsi="Times New Roman" w:cs="Times New Roman"/>
          <w:sz w:val="24"/>
          <w:szCs w:val="24"/>
        </w:rPr>
        <w:t xml:space="preserve">that grazing macroinvertebrate communities would need to respond </w:t>
      </w:r>
      <w:r w:rsidR="0077470A">
        <w:rPr>
          <w:rFonts w:ascii="Times New Roman" w:eastAsia="Times New Roman" w:hAnsi="Times New Roman" w:cs="Times New Roman"/>
          <w:sz w:val="24"/>
          <w:szCs w:val="24"/>
        </w:rPr>
        <w:t>in some substantial way</w:t>
      </w:r>
      <w:r>
        <w:rPr>
          <w:rFonts w:ascii="Times New Roman" w:eastAsia="Times New Roman" w:hAnsi="Times New Roman" w:cs="Times New Roman"/>
          <w:sz w:val="24"/>
          <w:szCs w:val="24"/>
        </w:rPr>
        <w:t xml:space="preserve">, either by migrating to where nutritious resources may be more abundant or altering community composition entirely to include more generalist or </w:t>
      </w:r>
      <w:proofErr w:type="spellStart"/>
      <w:r>
        <w:rPr>
          <w:rFonts w:ascii="Times New Roman" w:eastAsia="Times New Roman" w:hAnsi="Times New Roman" w:cs="Times New Roman"/>
          <w:sz w:val="24"/>
          <w:szCs w:val="24"/>
        </w:rPr>
        <w:t>detritivorous</w:t>
      </w:r>
      <w:proofErr w:type="spellEnd"/>
      <w:r>
        <w:rPr>
          <w:rFonts w:ascii="Times New Roman" w:eastAsia="Times New Roman" w:hAnsi="Times New Roman" w:cs="Times New Roman"/>
          <w:sz w:val="24"/>
          <w:szCs w:val="24"/>
        </w:rPr>
        <w:t xml:space="preserve"> grazers. In either event, our results suggest grazers</w:t>
      </w:r>
      <w:r w:rsidR="000C2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requiring </w:t>
      </w:r>
      <w:r w:rsidR="00AD62C2">
        <w:rPr>
          <w:rFonts w:ascii="Times New Roman" w:eastAsia="Times New Roman" w:hAnsi="Times New Roman" w:cs="Times New Roman"/>
          <w:sz w:val="24"/>
          <w:szCs w:val="24"/>
        </w:rPr>
        <w:t>nutritio</w:t>
      </w:r>
      <w:r w:rsidR="000C270C">
        <w:rPr>
          <w:rFonts w:ascii="Times New Roman" w:eastAsia="Times New Roman" w:hAnsi="Times New Roman" w:cs="Times New Roman"/>
          <w:sz w:val="24"/>
          <w:szCs w:val="24"/>
        </w:rPr>
        <w:t xml:space="preserve">n from </w:t>
      </w:r>
      <w:r>
        <w:rPr>
          <w:rFonts w:ascii="Times New Roman" w:eastAsia="Times New Roman" w:hAnsi="Times New Roman" w:cs="Times New Roman"/>
          <w:sz w:val="24"/>
          <w:szCs w:val="24"/>
        </w:rPr>
        <w:t xml:space="preserve">diatom assemblages may be more vulnerable to increasing sewage pollution, especially in cases when tourism seasons may be extended or lakeside developments with decentralized sewage treatment increase in size. </w:t>
      </w:r>
    </w:p>
    <w:p w14:paraId="77C3743A" w14:textId="77777777" w:rsidR="00A7754D" w:rsidRDefault="00A7754D">
      <w:pPr>
        <w:widowControl w:val="0"/>
        <w:spacing w:line="240" w:lineRule="auto"/>
        <w:rPr>
          <w:rFonts w:ascii="Times New Roman" w:eastAsia="Times New Roman" w:hAnsi="Times New Roman" w:cs="Times New Roman"/>
          <w:i/>
          <w:sz w:val="24"/>
          <w:szCs w:val="24"/>
        </w:rPr>
      </w:pPr>
    </w:p>
    <w:p w14:paraId="204EBD39"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Beyond Flathead: A case for increased nearshore monitoring</w:t>
      </w:r>
    </w:p>
    <w:p w14:paraId="07BDF9C5" w14:textId="77777777" w:rsidR="00A7754D" w:rsidRDefault="00A7754D">
      <w:pPr>
        <w:widowControl w:val="0"/>
        <w:spacing w:line="240" w:lineRule="auto"/>
        <w:rPr>
          <w:rFonts w:ascii="Times New Roman" w:eastAsia="Times New Roman" w:hAnsi="Times New Roman" w:cs="Times New Roman"/>
          <w:sz w:val="24"/>
          <w:szCs w:val="24"/>
        </w:rPr>
      </w:pPr>
    </w:p>
    <w:p w14:paraId="7076DA70" w14:textId="2C4B7BAE" w:rsidR="00E224A0"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results stress the importance of nearshore monitoring for detecting sewage inputs in large lakes. Flathead Lake’s pelagic is considered oligotrophic</w:t>
      </w:r>
      <w:r w:rsidR="000C270C">
        <w:rPr>
          <w:rFonts w:ascii="Times New Roman" w:eastAsia="Times New Roman" w:hAnsi="Times New Roman" w:cs="Times New Roman"/>
          <w:sz w:val="24"/>
          <w:szCs w:val="24"/>
        </w:rPr>
        <w:t xml:space="preserve">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{"citationID":"pqhT6mez","properties":{"formattedCitation":"(Ellis et al. 2011)","plainCitation":"(Ellis et al. 2011)","noteIndex":0},"citationItems":[{"id":721,"uris":["http://zotero.org/users/2645460/items/SVP37V23"],"uri":["http://zotero.org/users/2645460/items/SVP37V23"],"itemData":{"id":721,"type":"article-journal","container-title":"Proceedings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(Ellis et al. 2011)</w:t>
      </w:r>
      <w:r w:rsidR="000C27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but increased tourism and development along </w:t>
      </w:r>
      <w:r w:rsidR="009B566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shoreline and within </w:t>
      </w:r>
      <w:r w:rsidR="009B566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watershed may increase potential for eutrophication hot spots or hot moments within the nearshore. </w:t>
      </w:r>
      <w:r w:rsidRPr="00E655D6">
        <w:rPr>
          <w:rFonts w:ascii="Times New Roman" w:eastAsia="Times New Roman" w:hAnsi="Times New Roman" w:cs="Times New Roman"/>
          <w:sz w:val="24"/>
          <w:szCs w:val="24"/>
        </w:rPr>
        <w:t>While</w:t>
      </w:r>
      <w:r>
        <w:rPr>
          <w:rFonts w:ascii="Times New Roman" w:eastAsia="Times New Roman" w:hAnsi="Times New Roman" w:cs="Times New Roman"/>
          <w:sz w:val="24"/>
          <w:szCs w:val="24"/>
        </w:rPr>
        <w:t xml:space="preserve"> pelagic samples are useful for describing the lake’s overall status, nearshore sampling can aid managers in identifying pollution sources before the entire system is affected. Flathead’s large volume, short hydraulic residence time, and </w:t>
      </w:r>
      <w:r w:rsidR="00976B05">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lack of intense development likely buffer </w:t>
      </w:r>
      <w:r w:rsidR="00976B05">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system</w:t>
      </w:r>
      <w:r w:rsidR="00976B05">
        <w:rPr>
          <w:rFonts w:ascii="Times New Roman" w:eastAsia="Times New Roman" w:hAnsi="Times New Roman" w:cs="Times New Roman"/>
          <w:sz w:val="24"/>
          <w:szCs w:val="24"/>
        </w:rPr>
        <w:t xml:space="preserve"> from abrupt perturbations</w:t>
      </w:r>
      <w:r w:rsidR="00E655D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655D6">
        <w:rPr>
          <w:rFonts w:ascii="Times New Roman" w:eastAsia="Times New Roman" w:hAnsi="Times New Roman" w:cs="Times New Roman"/>
          <w:sz w:val="24"/>
          <w:szCs w:val="24"/>
        </w:rPr>
        <w:t xml:space="preserve">However, </w:t>
      </w:r>
      <w:r>
        <w:rPr>
          <w:rFonts w:ascii="Times New Roman" w:eastAsia="Times New Roman" w:hAnsi="Times New Roman" w:cs="Times New Roman"/>
          <w:sz w:val="24"/>
          <w:szCs w:val="24"/>
        </w:rPr>
        <w:t xml:space="preserve">once eutrophication of the pelagic has started, mitigation and restoration can be complex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{"citationID":"FcHPXacK","properties":{"formattedCitation":"(Jeppesen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(Jeppesen et al. 2005)</w:t>
      </w:r>
      <w:r w:rsidR="000C270C">
        <w:rPr>
          <w:rFonts w:ascii="Times New Roman" w:eastAsia="Times New Roman" w:hAnsi="Times New Roman" w:cs="Times New Roman"/>
          <w:sz w:val="24"/>
          <w:szCs w:val="24"/>
        </w:rPr>
        <w:fldChar w:fldCharType="end"/>
      </w:r>
      <w:r w:rsidR="000C2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require system-specific interventions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{"citationID":"9i5w3UAs","properties":{"formattedCitation":"(Jacoby et al. 1991)","plainCitation":"(Jacoby et al. 1991)","noteIndex":0},"citationItems":[{"id":3827,"uris":["http://zotero.org/users/2645460/items/74G9N4CD"],"uri":["http://zotero.org/users/2645460/items/74G9N4CD"],"itemData":{"id":3827,"type":"article-journal","container-title":"Lake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(Jacoby et al. 1991)</w:t>
      </w:r>
      <w:r w:rsidR="000C270C">
        <w:rPr>
          <w:rFonts w:ascii="Times New Roman" w:eastAsia="Times New Roman" w:hAnsi="Times New Roman" w:cs="Times New Roman"/>
          <w:sz w:val="24"/>
          <w:szCs w:val="24"/>
        </w:rPr>
        <w:fldChar w:fldCharType="end"/>
      </w:r>
      <w:r w:rsidR="000C2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 long term strategies</w:t>
      </w:r>
      <w:r w:rsidR="00AD62C2">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fldChar w:fldCharType="begin"/>
      </w:r>
      <w:r w:rsidR="00AD62C2">
        <w:rPr>
          <w:rFonts w:ascii="Times New Roman" w:eastAsia="Times New Roman" w:hAnsi="Times New Roman" w:cs="Times New Roman"/>
          <w:sz w:val="24"/>
          <w:szCs w:val="24"/>
        </w:rPr>
        <w:instrText xml:space="preserve"> ADDIN ZOTERO_ITEM CSL_CITATION {"citationID":"3me14ndH","properties":{"formattedCitation":"(Tong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AD62C2">
        <w:rPr>
          <w:rFonts w:ascii="Times New Roman" w:eastAsia="Times New Roman" w:hAnsi="Times New Roman" w:cs="Times New Roman"/>
          <w:sz w:val="24"/>
          <w:szCs w:val="24"/>
        </w:rPr>
        <w:fldChar w:fldCharType="separate"/>
      </w:r>
      <w:r w:rsidR="00AD62C2" w:rsidRPr="00AD62C2">
        <w:rPr>
          <w:rFonts w:ascii="Times New Roman" w:hAnsi="Times New Roman" w:cs="Times New Roman"/>
          <w:sz w:val="24"/>
        </w:rPr>
        <w:t>(Tong et al. 2020)</w:t>
      </w:r>
      <w:r w:rsidR="00AD62C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Several other large, deep, oligotrophic lakes, such as Baikal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w:t>
      </w:r>
      <w:proofErr w:type="spellStart"/>
      <w:r>
        <w:rPr>
          <w:rFonts w:ascii="Times New Roman" w:eastAsia="Times New Roman" w:hAnsi="Times New Roman" w:cs="Times New Roman"/>
          <w:sz w:val="24"/>
          <w:szCs w:val="24"/>
        </w:rPr>
        <w:t>Bondarenko</w:t>
      </w:r>
      <w:proofErr w:type="spellEnd"/>
      <w:r>
        <w:rPr>
          <w:rFonts w:ascii="Times New Roman" w:eastAsia="Times New Roman" w:hAnsi="Times New Roman" w:cs="Times New Roman"/>
          <w:sz w:val="24"/>
          <w:szCs w:val="24"/>
        </w:rPr>
        <w:t xml:space="preserve"> et al. 2021; Meyer et al, Under Revision), Tahoe (</w:t>
      </w:r>
      <w:proofErr w:type="spellStart"/>
      <w:r>
        <w:rPr>
          <w:rFonts w:ascii="Times New Roman" w:eastAsia="Times New Roman" w:hAnsi="Times New Roman" w:cs="Times New Roman"/>
          <w:sz w:val="24"/>
          <w:szCs w:val="24"/>
        </w:rPr>
        <w:t>Njora</w:t>
      </w:r>
      <w:proofErr w:type="spellEnd"/>
      <w:r>
        <w:rPr>
          <w:rFonts w:ascii="Times New Roman" w:eastAsia="Times New Roman" w:hAnsi="Times New Roman" w:cs="Times New Roman"/>
          <w:sz w:val="24"/>
          <w:szCs w:val="24"/>
        </w:rPr>
        <w:t xml:space="preserve"> et al., 2019; Atkins et al., 2021), and Superior (</w:t>
      </w:r>
      <w:proofErr w:type="spellStart"/>
      <w:r>
        <w:rPr>
          <w:rFonts w:ascii="Times New Roman" w:eastAsia="Times New Roman" w:hAnsi="Times New Roman" w:cs="Times New Roman"/>
          <w:sz w:val="24"/>
          <w:szCs w:val="24"/>
        </w:rPr>
        <w:t>Camillieri</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Ozerky</w:t>
      </w:r>
      <w:proofErr w:type="spellEnd"/>
      <w:r>
        <w:rPr>
          <w:rFonts w:ascii="Times New Roman" w:eastAsia="Times New Roman" w:hAnsi="Times New Roman" w:cs="Times New Roman"/>
          <w:sz w:val="24"/>
          <w:szCs w:val="24"/>
        </w:rPr>
        <w:t xml:space="preserve">, 2019), have likewise experienced localized eutrophication in the nearshore. </w:t>
      </w:r>
      <w:r w:rsidR="00276602">
        <w:rPr>
          <w:rFonts w:ascii="Times New Roman" w:eastAsia="Times New Roman" w:hAnsi="Times New Roman" w:cs="Times New Roman"/>
          <w:sz w:val="24"/>
          <w:szCs w:val="24"/>
        </w:rPr>
        <w:t>M</w:t>
      </w:r>
      <w:r>
        <w:rPr>
          <w:rFonts w:ascii="Times New Roman" w:eastAsia="Times New Roman" w:hAnsi="Times New Roman" w:cs="Times New Roman"/>
          <w:sz w:val="24"/>
          <w:szCs w:val="24"/>
        </w:rPr>
        <w:t>any of these cases implicated sewage as the source of increased nutrient concentrations and filamentous algal abundance</w:t>
      </w:r>
      <w:r w:rsidR="0027660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76602">
        <w:rPr>
          <w:rFonts w:ascii="Times New Roman" w:eastAsia="Times New Roman" w:hAnsi="Times New Roman" w:cs="Times New Roman"/>
          <w:sz w:val="24"/>
          <w:szCs w:val="24"/>
        </w:rPr>
        <w:t xml:space="preserve">However, </w:t>
      </w:r>
      <w:r>
        <w:rPr>
          <w:rFonts w:ascii="Times New Roman" w:eastAsia="Times New Roman" w:hAnsi="Times New Roman" w:cs="Times New Roman"/>
          <w:sz w:val="24"/>
          <w:szCs w:val="24"/>
        </w:rPr>
        <w:t xml:space="preserve">incorporating sewage specific indicators, such as PPCPs as well as branched- and odd-chain fatty acids, may be necessary to directly associate ecological consequences with sewage pollution. As observed in Flathead Lake, repeated PPCP sampling throughout the </w:t>
      </w:r>
      <w:r w:rsidR="00976B05">
        <w:rPr>
          <w:rFonts w:ascii="Times New Roman" w:eastAsia="Times New Roman" w:hAnsi="Times New Roman" w:cs="Times New Roman"/>
          <w:sz w:val="24"/>
          <w:szCs w:val="24"/>
        </w:rPr>
        <w:t>lake</w:t>
      </w:r>
      <w:r>
        <w:rPr>
          <w:rFonts w:ascii="Times New Roman" w:eastAsia="Times New Roman" w:hAnsi="Times New Roman" w:cs="Times New Roman"/>
          <w:sz w:val="24"/>
          <w:szCs w:val="24"/>
        </w:rPr>
        <w:t xml:space="preserve"> has the potential to define areas and times of greatest concern, especially in </w:t>
      </w:r>
      <w:r w:rsidR="00976B05">
        <w:rPr>
          <w:rFonts w:ascii="Times New Roman" w:eastAsia="Times New Roman" w:hAnsi="Times New Roman" w:cs="Times New Roman"/>
          <w:sz w:val="24"/>
          <w:szCs w:val="24"/>
        </w:rPr>
        <w:t>instances</w:t>
      </w:r>
      <w:r>
        <w:rPr>
          <w:rFonts w:ascii="Times New Roman" w:eastAsia="Times New Roman" w:hAnsi="Times New Roman" w:cs="Times New Roman"/>
          <w:sz w:val="24"/>
          <w:szCs w:val="24"/>
        </w:rPr>
        <w:t xml:space="preserve"> where wastewater treatment infrastructure and temporal swings in human population may vary. </w:t>
      </w:r>
      <w:r w:rsidR="00976B05">
        <w:rPr>
          <w:rFonts w:ascii="Times New Roman" w:eastAsia="Times New Roman" w:hAnsi="Times New Roman" w:cs="Times New Roman"/>
          <w:sz w:val="24"/>
          <w:szCs w:val="24"/>
        </w:rPr>
        <w:t>By pairing</w:t>
      </w:r>
      <w:r>
        <w:rPr>
          <w:rFonts w:ascii="Times New Roman" w:eastAsia="Times New Roman" w:hAnsi="Times New Roman" w:cs="Times New Roman"/>
          <w:sz w:val="24"/>
          <w:szCs w:val="24"/>
        </w:rPr>
        <w:t xml:space="preserve"> human population and </w:t>
      </w:r>
      <w:r w:rsidRPr="00276602">
        <w:rPr>
          <w:rFonts w:ascii="Times New Roman" w:eastAsia="Times New Roman" w:hAnsi="Times New Roman" w:cs="Times New Roman"/>
          <w:sz w:val="24"/>
          <w:szCs w:val="24"/>
        </w:rPr>
        <w:t xml:space="preserve">sewage indicator </w:t>
      </w:r>
      <w:r w:rsidR="00976B05">
        <w:rPr>
          <w:rFonts w:ascii="Times New Roman" w:eastAsia="Times New Roman" w:hAnsi="Times New Roman" w:cs="Times New Roman"/>
          <w:sz w:val="24"/>
          <w:szCs w:val="24"/>
        </w:rPr>
        <w:t xml:space="preserve">data </w:t>
      </w:r>
      <w:r w:rsidRPr="00276602">
        <w:rPr>
          <w:rFonts w:ascii="Times New Roman" w:eastAsia="Times New Roman" w:hAnsi="Times New Roman" w:cs="Times New Roman"/>
          <w:sz w:val="24"/>
          <w:szCs w:val="24"/>
        </w:rPr>
        <w:t>with co-located</w:t>
      </w:r>
      <w:r w:rsidR="00976B05">
        <w:rPr>
          <w:rFonts w:ascii="Times New Roman" w:eastAsia="Times New Roman" w:hAnsi="Times New Roman" w:cs="Times New Roman"/>
          <w:sz w:val="24"/>
          <w:szCs w:val="24"/>
        </w:rPr>
        <w:t>, contemporaneous</w:t>
      </w:r>
      <w:r w:rsidRPr="00276602">
        <w:rPr>
          <w:rFonts w:ascii="Times New Roman" w:eastAsia="Times New Roman" w:hAnsi="Times New Roman" w:cs="Times New Roman"/>
          <w:sz w:val="24"/>
          <w:szCs w:val="24"/>
        </w:rPr>
        <w:t xml:space="preserve"> biological data, managers can better </w:t>
      </w:r>
      <w:r w:rsidR="00976B05">
        <w:rPr>
          <w:rFonts w:ascii="Times New Roman" w:eastAsia="Times New Roman" w:hAnsi="Times New Roman" w:cs="Times New Roman"/>
          <w:sz w:val="24"/>
          <w:szCs w:val="24"/>
        </w:rPr>
        <w:t>contextualize</w:t>
      </w:r>
      <w:r w:rsidRPr="00276602">
        <w:rPr>
          <w:rFonts w:ascii="Times New Roman" w:eastAsia="Times New Roman" w:hAnsi="Times New Roman" w:cs="Times New Roman"/>
          <w:sz w:val="24"/>
          <w:szCs w:val="24"/>
        </w:rPr>
        <w:t xml:space="preserve"> and mitigate ecological consequences before they </w:t>
      </w:r>
      <w:r w:rsidR="00976B05">
        <w:rPr>
          <w:rFonts w:ascii="Times New Roman" w:eastAsia="Times New Roman" w:hAnsi="Times New Roman" w:cs="Times New Roman"/>
          <w:sz w:val="24"/>
          <w:szCs w:val="24"/>
        </w:rPr>
        <w:t>affect</w:t>
      </w:r>
      <w:r w:rsidRPr="00276602">
        <w:rPr>
          <w:rFonts w:ascii="Times New Roman" w:eastAsia="Times New Roman" w:hAnsi="Times New Roman" w:cs="Times New Roman"/>
          <w:sz w:val="24"/>
          <w:szCs w:val="24"/>
        </w:rPr>
        <w:t xml:space="preserve"> the entire lake. </w:t>
      </w:r>
      <w:r w:rsidR="00276602" w:rsidRPr="00276602">
        <w:rPr>
          <w:rFonts w:ascii="Times New Roman" w:eastAsia="Times New Roman" w:hAnsi="Times New Roman" w:cs="Times New Roman"/>
          <w:sz w:val="24"/>
          <w:szCs w:val="24"/>
        </w:rPr>
        <w:t>When compared across lakes</w:t>
      </w:r>
      <w:r w:rsidRPr="00276602">
        <w:rPr>
          <w:rFonts w:ascii="Times New Roman" w:eastAsia="Times New Roman" w:hAnsi="Times New Roman" w:cs="Times New Roman"/>
          <w:sz w:val="24"/>
          <w:szCs w:val="24"/>
        </w:rPr>
        <w:t xml:space="preserve">, </w:t>
      </w:r>
      <w:r w:rsidR="00276602" w:rsidRPr="00276602">
        <w:rPr>
          <w:rFonts w:ascii="Times New Roman" w:eastAsia="Times New Roman" w:hAnsi="Times New Roman" w:cs="Times New Roman"/>
          <w:sz w:val="24"/>
          <w:szCs w:val="24"/>
        </w:rPr>
        <w:t xml:space="preserve">these same data </w:t>
      </w:r>
      <w:r>
        <w:rPr>
          <w:rFonts w:ascii="Times New Roman" w:eastAsia="Times New Roman" w:hAnsi="Times New Roman" w:cs="Times New Roman"/>
          <w:sz w:val="24"/>
          <w:szCs w:val="24"/>
        </w:rPr>
        <w:t xml:space="preserve">can be useful tools to synthesize ramifications of sewage pollution, thereby enabling coordination between </w:t>
      </w:r>
      <w:r w:rsidR="00976B05">
        <w:rPr>
          <w:rFonts w:ascii="Times New Roman" w:eastAsia="Times New Roman" w:hAnsi="Times New Roman" w:cs="Times New Roman"/>
          <w:sz w:val="24"/>
          <w:szCs w:val="24"/>
        </w:rPr>
        <w:t xml:space="preserve">local, regional, and </w:t>
      </w:r>
      <w:r>
        <w:rPr>
          <w:rFonts w:ascii="Times New Roman" w:eastAsia="Times New Roman" w:hAnsi="Times New Roman" w:cs="Times New Roman"/>
          <w:sz w:val="24"/>
          <w:szCs w:val="24"/>
        </w:rPr>
        <w:t xml:space="preserve">national </w:t>
      </w:r>
      <w:r w:rsidR="00014874">
        <w:rPr>
          <w:rFonts w:ascii="Times New Roman" w:eastAsia="Times New Roman" w:hAnsi="Times New Roman" w:cs="Times New Roman"/>
          <w:sz w:val="24"/>
          <w:szCs w:val="24"/>
        </w:rPr>
        <w:t xml:space="preserve">management </w:t>
      </w:r>
      <w:r>
        <w:rPr>
          <w:rFonts w:ascii="Times New Roman" w:eastAsia="Times New Roman" w:hAnsi="Times New Roman" w:cs="Times New Roman"/>
          <w:sz w:val="24"/>
          <w:szCs w:val="24"/>
        </w:rPr>
        <w:t>efforts.</w:t>
      </w:r>
    </w:p>
    <w:p w14:paraId="0E9E407F" w14:textId="77777777" w:rsidR="00E224A0" w:rsidRDefault="00E224A0">
      <w:pPr>
        <w:widowControl w:val="0"/>
        <w:spacing w:line="240" w:lineRule="auto"/>
        <w:rPr>
          <w:rFonts w:ascii="Times New Roman" w:eastAsia="Times New Roman" w:hAnsi="Times New Roman" w:cs="Times New Roman"/>
          <w:sz w:val="24"/>
          <w:szCs w:val="24"/>
        </w:rPr>
      </w:pPr>
    </w:p>
    <w:p w14:paraId="755742AF" w14:textId="77777777" w:rsidR="003B1E7C" w:rsidRDefault="003B1E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36B4A15" w14:textId="77777777" w:rsidR="003B1E7C" w:rsidRPr="00AB00EA" w:rsidRDefault="003B1E7C">
      <w:pPr>
        <w:rPr>
          <w:rFonts w:ascii="Times New Roman" w:eastAsia="Times New Roman" w:hAnsi="Times New Roman" w:cs="Times New Roman"/>
          <w:b/>
          <w:sz w:val="24"/>
          <w:szCs w:val="24"/>
        </w:rPr>
      </w:pPr>
      <w:r w:rsidRPr="00AB00EA">
        <w:rPr>
          <w:rFonts w:ascii="Times New Roman" w:eastAsia="Times New Roman" w:hAnsi="Times New Roman" w:cs="Times New Roman"/>
          <w:b/>
          <w:sz w:val="24"/>
          <w:szCs w:val="24"/>
        </w:rPr>
        <w:lastRenderedPageBreak/>
        <w:t xml:space="preserve">References </w:t>
      </w:r>
    </w:p>
    <w:p w14:paraId="749FEFB6" w14:textId="77777777" w:rsidR="003B1E7C" w:rsidRPr="00AB00EA" w:rsidRDefault="003B1E7C">
      <w:pPr>
        <w:rPr>
          <w:rFonts w:ascii="Times New Roman" w:eastAsia="Times New Roman" w:hAnsi="Times New Roman" w:cs="Times New Roman"/>
          <w:b/>
          <w:sz w:val="24"/>
          <w:szCs w:val="24"/>
        </w:rPr>
      </w:pPr>
    </w:p>
    <w:p w14:paraId="17BCBE9E" w14:textId="77777777" w:rsidR="000314A7" w:rsidRPr="00AB00EA" w:rsidRDefault="00976B05"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fldChar w:fldCharType="begin"/>
      </w:r>
      <w:r w:rsidRPr="00AB00EA">
        <w:rPr>
          <w:rFonts w:ascii="Times New Roman" w:hAnsi="Times New Roman" w:cs="Times New Roman"/>
          <w:sz w:val="24"/>
          <w:szCs w:val="24"/>
        </w:rPr>
        <w:instrText xml:space="preserve"> ADDIN ZOTERO_BIBL {"uncited":[],"omitted":[],"custom":[]} CSL_BIBLIOGRAPHY </w:instrText>
      </w:r>
      <w:r w:rsidRPr="00AB00EA">
        <w:rPr>
          <w:rFonts w:ascii="Times New Roman" w:hAnsi="Times New Roman" w:cs="Times New Roman"/>
          <w:sz w:val="24"/>
          <w:szCs w:val="24"/>
        </w:rPr>
        <w:fldChar w:fldCharType="separate"/>
      </w:r>
      <w:r w:rsidR="000314A7" w:rsidRPr="00AB00EA">
        <w:rPr>
          <w:rFonts w:ascii="Times New Roman" w:hAnsi="Times New Roman" w:cs="Times New Roman"/>
          <w:sz w:val="24"/>
          <w:szCs w:val="24"/>
        </w:rPr>
        <w:t xml:space="preserve">Abaya, L. M., T. N. Wiegner, S. L. Colbert, J. P. Beets, K. M. Carlson, K. L. Kramer, R. Most, and C. S. Couch. 2018. A multi-indicator approach for identifying shoreline sewage pollution hotspots adjacent to coral reefs. Marine Pollution Bulletin </w:t>
      </w:r>
      <w:r w:rsidR="000314A7" w:rsidRPr="00AB00EA">
        <w:rPr>
          <w:rFonts w:ascii="Times New Roman" w:hAnsi="Times New Roman" w:cs="Times New Roman"/>
          <w:b/>
          <w:bCs/>
          <w:sz w:val="24"/>
          <w:szCs w:val="24"/>
        </w:rPr>
        <w:t>129</w:t>
      </w:r>
      <w:r w:rsidR="000314A7" w:rsidRPr="00AB00EA">
        <w:rPr>
          <w:rFonts w:ascii="Times New Roman" w:hAnsi="Times New Roman" w:cs="Times New Roman"/>
          <w:sz w:val="24"/>
          <w:szCs w:val="24"/>
        </w:rPr>
        <w:t>: 70–80. doi:10.1016/j.marpolbul.2018.02.005</w:t>
      </w:r>
    </w:p>
    <w:p w14:paraId="3EE97CD4"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Anderson, M. J. 2001. A new method for non-parametric multivariate analysis of variance. Austral Ecology </w:t>
      </w:r>
      <w:r w:rsidRPr="00AB00EA">
        <w:rPr>
          <w:rFonts w:ascii="Times New Roman" w:hAnsi="Times New Roman" w:cs="Times New Roman"/>
          <w:b/>
          <w:bCs/>
          <w:sz w:val="24"/>
          <w:szCs w:val="24"/>
        </w:rPr>
        <w:t>26</w:t>
      </w:r>
      <w:r w:rsidRPr="00AB00EA">
        <w:rPr>
          <w:rFonts w:ascii="Times New Roman" w:hAnsi="Times New Roman" w:cs="Times New Roman"/>
          <w:sz w:val="24"/>
          <w:szCs w:val="24"/>
        </w:rPr>
        <w:t>: 32–46. doi:10.1111/j.1442-9993.2001.01070.pp.x</w:t>
      </w:r>
    </w:p>
    <w:p w14:paraId="1E66AB28"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Atkins, K. S., S. H. Hackley, B. C. Allen, S. Watanabe, J. E. Reuter, and S. G. Schladow. 2021. Variability in periphyton community and biomass over 37 years in Lake Tahoe (CA-NV). Hydrobiologia. doi:10.1007/s10750-021-04533-w</w:t>
      </w:r>
    </w:p>
    <w:p w14:paraId="63C0E4B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Axler, R. P., and J. E. Reuter. 1996. Nitrate uptake by phytoplankton and periphyton: Whole-lake enrichments and mesocosm-^ 1^ 5N experiments in an oligotrophic lake. Limnology and Oceanography </w:t>
      </w:r>
      <w:r w:rsidRPr="00AB00EA">
        <w:rPr>
          <w:rFonts w:ascii="Times New Roman" w:hAnsi="Times New Roman" w:cs="Times New Roman"/>
          <w:b/>
          <w:bCs/>
          <w:sz w:val="24"/>
          <w:szCs w:val="24"/>
        </w:rPr>
        <w:t>41</w:t>
      </w:r>
      <w:r w:rsidRPr="00AB00EA">
        <w:rPr>
          <w:rFonts w:ascii="Times New Roman" w:hAnsi="Times New Roman" w:cs="Times New Roman"/>
          <w:sz w:val="24"/>
          <w:szCs w:val="24"/>
        </w:rPr>
        <w:t>: 659–671.</w:t>
      </w:r>
    </w:p>
    <w:p w14:paraId="7A13096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Azim, M. E., M. C. J. Verdegem, A. A. van Dam, and M. C. M. Beveridge. 2005. Periphyton: Ecology, Exploitation and Management, CABI.</w:t>
      </w:r>
    </w:p>
    <w:p w14:paraId="475BEAB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Bai, X., and K. Acharya. 2017. Algae-mediated removal of selected pharmaceutical and personal care products (PPCPs) from Lake Mead water. Science of The Total Environment </w:t>
      </w:r>
      <w:r w:rsidRPr="00AB00EA">
        <w:rPr>
          <w:rFonts w:ascii="Times New Roman" w:hAnsi="Times New Roman" w:cs="Times New Roman"/>
          <w:b/>
          <w:bCs/>
          <w:sz w:val="24"/>
          <w:szCs w:val="24"/>
        </w:rPr>
        <w:t>581–582</w:t>
      </w:r>
      <w:r w:rsidRPr="00AB00EA">
        <w:rPr>
          <w:rFonts w:ascii="Times New Roman" w:hAnsi="Times New Roman" w:cs="Times New Roman"/>
          <w:sz w:val="24"/>
          <w:szCs w:val="24"/>
        </w:rPr>
        <w:t>: 734–740. doi:10.1016/j.scitotenv.2016.12.192</w:t>
      </w:r>
    </w:p>
    <w:p w14:paraId="2C4745F8"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Bendz, D., N. A. Paxéus, T. R. Ginn, and F. J. Loge. 2005. Occurrence and fate of pharmaceutically active compounds in the environment, a case study: Höje River in Sweden. Journal of Hazardous Materials </w:t>
      </w:r>
      <w:r w:rsidRPr="00AB00EA">
        <w:rPr>
          <w:rFonts w:ascii="Times New Roman" w:hAnsi="Times New Roman" w:cs="Times New Roman"/>
          <w:b/>
          <w:bCs/>
          <w:sz w:val="24"/>
          <w:szCs w:val="24"/>
        </w:rPr>
        <w:t>122</w:t>
      </w:r>
      <w:r w:rsidRPr="00AB00EA">
        <w:rPr>
          <w:rFonts w:ascii="Times New Roman" w:hAnsi="Times New Roman" w:cs="Times New Roman"/>
          <w:sz w:val="24"/>
          <w:szCs w:val="24"/>
        </w:rPr>
        <w:t>: 195–204. doi:10.1016/j.jhazmat.2005.03.012</w:t>
      </w:r>
    </w:p>
    <w:p w14:paraId="4554016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Biggs, B., and C. Kilroy. 2000. Stream periphyton monitoring manual. New Zealand Ministry for the Environment/NIWA.</w:t>
      </w:r>
    </w:p>
    <w:p w14:paraId="42C5A84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Bondarenko, N. A., I. V. Tomberg, A. A. Shirokaya, and others. 2021. Dolichospermum lemmermannii (Nostocales) bloom in world’s deepest Lake Baikal (East Siberia): abundance, toxicity and factors influencing growth. Limnology and Freshwater Biology </w:t>
      </w:r>
      <w:r w:rsidRPr="00AB00EA">
        <w:rPr>
          <w:rFonts w:ascii="Times New Roman" w:hAnsi="Times New Roman" w:cs="Times New Roman"/>
          <w:b/>
          <w:bCs/>
          <w:sz w:val="24"/>
          <w:szCs w:val="24"/>
        </w:rPr>
        <w:t>1</w:t>
      </w:r>
      <w:r w:rsidRPr="00AB00EA">
        <w:rPr>
          <w:rFonts w:ascii="Times New Roman" w:hAnsi="Times New Roman" w:cs="Times New Roman"/>
          <w:sz w:val="24"/>
          <w:szCs w:val="24"/>
        </w:rPr>
        <w:t>: 1101–1110. doi:10.31951/2658-3518-2021-A-1-1101</w:t>
      </w:r>
    </w:p>
    <w:p w14:paraId="33D47A1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Booncharoen, N., S. Mongkolsuk, and K. Sirikanchana. 2018. Comparative persistence of human sewage-specific enterococcal bacteriophages in freshwater and seawater. Appl Microbiol Biotechnol </w:t>
      </w:r>
      <w:r w:rsidRPr="00AB00EA">
        <w:rPr>
          <w:rFonts w:ascii="Times New Roman" w:hAnsi="Times New Roman" w:cs="Times New Roman"/>
          <w:b/>
          <w:bCs/>
          <w:sz w:val="24"/>
          <w:szCs w:val="24"/>
        </w:rPr>
        <w:t>102</w:t>
      </w:r>
      <w:r w:rsidRPr="00AB00EA">
        <w:rPr>
          <w:rFonts w:ascii="Times New Roman" w:hAnsi="Times New Roman" w:cs="Times New Roman"/>
          <w:sz w:val="24"/>
          <w:szCs w:val="24"/>
        </w:rPr>
        <w:t>: 6235–6246. doi:10.1007/s00253-018-9079-1</w:t>
      </w:r>
    </w:p>
    <w:p w14:paraId="795B9758"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Brodin, T., J. Fick, M. Jonsson, and J. Klaminder. 2013. Dilute Concentrations of a Psychiatric Drug Alter Behavior of Fish from Natural Populations. Science </w:t>
      </w:r>
      <w:r w:rsidRPr="00AB00EA">
        <w:rPr>
          <w:rFonts w:ascii="Times New Roman" w:hAnsi="Times New Roman" w:cs="Times New Roman"/>
          <w:b/>
          <w:bCs/>
          <w:sz w:val="24"/>
          <w:szCs w:val="24"/>
        </w:rPr>
        <w:t>339</w:t>
      </w:r>
      <w:r w:rsidRPr="00AB00EA">
        <w:rPr>
          <w:rFonts w:ascii="Times New Roman" w:hAnsi="Times New Roman" w:cs="Times New Roman"/>
          <w:sz w:val="24"/>
          <w:szCs w:val="24"/>
        </w:rPr>
        <w:t>: 814–815. doi:10.1126/science.1226850</w:t>
      </w:r>
    </w:p>
    <w:p w14:paraId="49C9FB8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Clarke, K. R. 1993. Non-parametric multivariate analyses of changes in community structure. Australian Journal of Ecology </w:t>
      </w:r>
      <w:r w:rsidRPr="00AB00EA">
        <w:rPr>
          <w:rFonts w:ascii="Times New Roman" w:hAnsi="Times New Roman" w:cs="Times New Roman"/>
          <w:b/>
          <w:bCs/>
          <w:sz w:val="24"/>
          <w:szCs w:val="24"/>
        </w:rPr>
        <w:t>18</w:t>
      </w:r>
      <w:r w:rsidRPr="00AB00EA">
        <w:rPr>
          <w:rFonts w:ascii="Times New Roman" w:hAnsi="Times New Roman" w:cs="Times New Roman"/>
          <w:sz w:val="24"/>
          <w:szCs w:val="24"/>
        </w:rPr>
        <w:t>: 117–143. doi:https://doi.org/10.1111/j.1442-9993.1993.tb00438.x</w:t>
      </w:r>
    </w:p>
    <w:p w14:paraId="64C2A3D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D’Alessio, M., S. Onanong, D. D. Snow, and C. Ray. 2018. Occurrence and removal of pharmaceutical compounds and steroids at four wastewater treatment plants in Hawai’i and their environmental fate. Science of The Total Environment </w:t>
      </w:r>
      <w:r w:rsidRPr="00AB00EA">
        <w:rPr>
          <w:rFonts w:ascii="Times New Roman" w:hAnsi="Times New Roman" w:cs="Times New Roman"/>
          <w:b/>
          <w:bCs/>
          <w:sz w:val="24"/>
          <w:szCs w:val="24"/>
        </w:rPr>
        <w:t>631–632</w:t>
      </w:r>
      <w:r w:rsidRPr="00AB00EA">
        <w:rPr>
          <w:rFonts w:ascii="Times New Roman" w:hAnsi="Times New Roman" w:cs="Times New Roman"/>
          <w:sz w:val="24"/>
          <w:szCs w:val="24"/>
        </w:rPr>
        <w:t>: 1360–1370. doi:10.1016/j.scitotenv.2018.03.100</w:t>
      </w:r>
    </w:p>
    <w:p w14:paraId="1A141B04"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Dodds, W. K., B. J. F. Biggs, and R. L. Lowe. 1999. Photosynthesis-Irradiance Patterns in Benthic Microalgae: Variations as a Function of Assemblage Thickness and Community Structure. Journal of Phycology </w:t>
      </w:r>
      <w:r w:rsidRPr="00AB00EA">
        <w:rPr>
          <w:rFonts w:ascii="Times New Roman" w:hAnsi="Times New Roman" w:cs="Times New Roman"/>
          <w:b/>
          <w:bCs/>
          <w:sz w:val="24"/>
          <w:szCs w:val="24"/>
        </w:rPr>
        <w:t>35</w:t>
      </w:r>
      <w:r w:rsidRPr="00AB00EA">
        <w:rPr>
          <w:rFonts w:ascii="Times New Roman" w:hAnsi="Times New Roman" w:cs="Times New Roman"/>
          <w:sz w:val="24"/>
          <w:szCs w:val="24"/>
        </w:rPr>
        <w:t>: 42–53. doi:10.1046/j.1529-8817.1999.3510042.x</w:t>
      </w:r>
    </w:p>
    <w:p w14:paraId="105D2CD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Dunnington, D. 2021. ggspatial: Spatial Data Framework for ggplot2,.</w:t>
      </w:r>
    </w:p>
    <w:p w14:paraId="618EEDE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Edmondson, W. T. 1970. Phosphorus, Nitrogen, and Algae in Lake Washington after Diversion of Sewage. Science </w:t>
      </w:r>
      <w:r w:rsidRPr="00AB00EA">
        <w:rPr>
          <w:rFonts w:ascii="Times New Roman" w:hAnsi="Times New Roman" w:cs="Times New Roman"/>
          <w:b/>
          <w:bCs/>
          <w:sz w:val="24"/>
          <w:szCs w:val="24"/>
        </w:rPr>
        <w:t>169</w:t>
      </w:r>
      <w:r w:rsidRPr="00AB00EA">
        <w:rPr>
          <w:rFonts w:ascii="Times New Roman" w:hAnsi="Times New Roman" w:cs="Times New Roman"/>
          <w:sz w:val="24"/>
          <w:szCs w:val="24"/>
        </w:rPr>
        <w:t>: 690–691.</w:t>
      </w:r>
    </w:p>
    <w:p w14:paraId="4349AC08"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Edmondson, W. T. 1994. Sixty Years of Lake Washington: a Curriculum Vitae. Lake and Reservoir Management </w:t>
      </w:r>
      <w:r w:rsidRPr="00AB00EA">
        <w:rPr>
          <w:rFonts w:ascii="Times New Roman" w:hAnsi="Times New Roman" w:cs="Times New Roman"/>
          <w:b/>
          <w:bCs/>
          <w:sz w:val="24"/>
          <w:szCs w:val="24"/>
        </w:rPr>
        <w:t>10</w:t>
      </w:r>
      <w:r w:rsidRPr="00AB00EA">
        <w:rPr>
          <w:rFonts w:ascii="Times New Roman" w:hAnsi="Times New Roman" w:cs="Times New Roman"/>
          <w:sz w:val="24"/>
          <w:szCs w:val="24"/>
        </w:rPr>
        <w:t>: 75–84. doi:10.1080/07438149409354178</w:t>
      </w:r>
    </w:p>
    <w:p w14:paraId="7C59851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Ellis, B. K., J. A. Stanford, D. Goodman, and others. 2011. Long-term effects of a trophic cascade in a large lake ecosystem. Proceedings of the National Academy of Sciences </w:t>
      </w:r>
      <w:r w:rsidRPr="00AB00EA">
        <w:rPr>
          <w:rFonts w:ascii="Times New Roman" w:hAnsi="Times New Roman" w:cs="Times New Roman"/>
          <w:b/>
          <w:bCs/>
          <w:sz w:val="24"/>
          <w:szCs w:val="24"/>
        </w:rPr>
        <w:t>108</w:t>
      </w:r>
      <w:r w:rsidRPr="00AB00EA">
        <w:rPr>
          <w:rFonts w:ascii="Times New Roman" w:hAnsi="Times New Roman" w:cs="Times New Roman"/>
          <w:sz w:val="24"/>
          <w:szCs w:val="24"/>
        </w:rPr>
        <w:t>: 1070–1075. doi:10.1073/pnas.1013006108</w:t>
      </w:r>
    </w:p>
    <w:p w14:paraId="1152FF6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Elser, J. J., T. Andersen, J. S. Baron, and others. 2009. Shifts in Lake N:P Stoichiometry and Nutrient Limitation Driven by Atmospheric Nitrogen Deposition. Science </w:t>
      </w:r>
      <w:r w:rsidRPr="00AB00EA">
        <w:rPr>
          <w:rFonts w:ascii="Times New Roman" w:hAnsi="Times New Roman" w:cs="Times New Roman"/>
          <w:b/>
          <w:bCs/>
          <w:sz w:val="24"/>
          <w:szCs w:val="24"/>
        </w:rPr>
        <w:t>326</w:t>
      </w:r>
      <w:r w:rsidRPr="00AB00EA">
        <w:rPr>
          <w:rFonts w:ascii="Times New Roman" w:hAnsi="Times New Roman" w:cs="Times New Roman"/>
          <w:sz w:val="24"/>
          <w:szCs w:val="24"/>
        </w:rPr>
        <w:t>: 835–837. doi:10.1126/science.1176199</w:t>
      </w:r>
    </w:p>
    <w:p w14:paraId="381CA94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Elser, J. J., R. W. Sterner, E. Gorokhova, and others. 2000. Biological stoichiometry from genes to ecosystems. Ecology Letters </w:t>
      </w:r>
      <w:r w:rsidRPr="00AB00EA">
        <w:rPr>
          <w:rFonts w:ascii="Times New Roman" w:hAnsi="Times New Roman" w:cs="Times New Roman"/>
          <w:b/>
          <w:bCs/>
          <w:sz w:val="24"/>
          <w:szCs w:val="24"/>
        </w:rPr>
        <w:t>3</w:t>
      </w:r>
      <w:r w:rsidRPr="00AB00EA">
        <w:rPr>
          <w:rFonts w:ascii="Times New Roman" w:hAnsi="Times New Roman" w:cs="Times New Roman"/>
          <w:sz w:val="24"/>
          <w:szCs w:val="24"/>
        </w:rPr>
        <w:t>: 540–550.</w:t>
      </w:r>
    </w:p>
    <w:p w14:paraId="3E96A544"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Feijão, E., R. Cruz de Carvalho, I. A. Duarte, and others. 2020. Fluoxetine Arrests Growth of the Model Diatom Phaeodactylum tricornutum by Increasing Oxidative Stress and Altering Energetic and Lipid Metabolism. Front Microbiol </w:t>
      </w:r>
      <w:r w:rsidRPr="00AB00EA">
        <w:rPr>
          <w:rFonts w:ascii="Times New Roman" w:hAnsi="Times New Roman" w:cs="Times New Roman"/>
          <w:b/>
          <w:bCs/>
          <w:sz w:val="24"/>
          <w:szCs w:val="24"/>
        </w:rPr>
        <w:t>11</w:t>
      </w:r>
      <w:r w:rsidRPr="00AB00EA">
        <w:rPr>
          <w:rFonts w:ascii="Times New Roman" w:hAnsi="Times New Roman" w:cs="Times New Roman"/>
          <w:sz w:val="24"/>
          <w:szCs w:val="24"/>
        </w:rPr>
        <w:t>. doi:10.3389/fmicb.2020.01803</w:t>
      </w:r>
    </w:p>
    <w:p w14:paraId="344EFC71"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Fink, P., L. Peters, and E. Von Elert. 2006. Stoichiometric mismatch between littoral invertebrates and their periphyton food. Archiv für Hydrobiologie 145–165. doi:10.1127/0003-9136/2006/0165-0145</w:t>
      </w:r>
    </w:p>
    <w:p w14:paraId="5537539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Firke, S. 2020. janitor: Simple Tools for Examining and Cleaning Dirty Data,.</w:t>
      </w:r>
    </w:p>
    <w:p w14:paraId="468FA2B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Fox, J., and S. Weisberg. 2019. An R Companion to Applied Regression, Third. Sage.</w:t>
      </w:r>
    </w:p>
    <w:p w14:paraId="0F617FC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Frost, P. C., and J. J. Elser. 2002. Effects of light and nutrients on the net accumulation and elemental composition of epilithon in boreal lakes. Freshwater Biology </w:t>
      </w:r>
      <w:r w:rsidRPr="00AB00EA">
        <w:rPr>
          <w:rFonts w:ascii="Times New Roman" w:hAnsi="Times New Roman" w:cs="Times New Roman"/>
          <w:b/>
          <w:bCs/>
          <w:sz w:val="24"/>
          <w:szCs w:val="24"/>
        </w:rPr>
        <w:t>47</w:t>
      </w:r>
      <w:r w:rsidRPr="00AB00EA">
        <w:rPr>
          <w:rFonts w:ascii="Times New Roman" w:hAnsi="Times New Roman" w:cs="Times New Roman"/>
          <w:sz w:val="24"/>
          <w:szCs w:val="24"/>
        </w:rPr>
        <w:t>: 173–183. doi:10.1046/j.1365-2427.2002.00796.x</w:t>
      </w:r>
    </w:p>
    <w:p w14:paraId="2A6EB09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Frost, P. C., H. Hillebrand, and M. Kahlert. 2005. Low algal carbon content and its effect on the C : P stoichiometry of periphyton. Freshwater Biology </w:t>
      </w:r>
      <w:r w:rsidRPr="00AB00EA">
        <w:rPr>
          <w:rFonts w:ascii="Times New Roman" w:hAnsi="Times New Roman" w:cs="Times New Roman"/>
          <w:b/>
          <w:bCs/>
          <w:sz w:val="24"/>
          <w:szCs w:val="24"/>
        </w:rPr>
        <w:t>50</w:t>
      </w:r>
      <w:r w:rsidRPr="00AB00EA">
        <w:rPr>
          <w:rFonts w:ascii="Times New Roman" w:hAnsi="Times New Roman" w:cs="Times New Roman"/>
          <w:sz w:val="24"/>
          <w:szCs w:val="24"/>
        </w:rPr>
        <w:t>: 1800–1807. doi:10.1111/j.1365-2427.2005.01449.x</w:t>
      </w:r>
    </w:p>
    <w:p w14:paraId="737A0B9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Furlong, E. T., S. L. Werner, B. D. Anderson, and J. D. Cahill. 2008. Determination of human-health pharmaceuticals in filtered water by chemically modified styrene-divinylbenze resin-based solid-phase extraction and high-performance liquid chromatograph/mass spectrometry. Techniques and Methods 5-B5. Techniques and Methods 5-B5 US Geological Survey.</w:t>
      </w:r>
    </w:p>
    <w:p w14:paraId="2C1A8AA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Gagolewski, M. 2020. R package stringi: Character string processing facilities,.</w:t>
      </w:r>
    </w:p>
    <w:p w14:paraId="1146CFF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Galloway, A. W. E., and M. Winder. 2015. Partitioning the Relative Importance of Phylogeny and Environmental Conditions on Phytoplankton Fatty Acids. PLOS ONE </w:t>
      </w:r>
      <w:r w:rsidRPr="00AB00EA">
        <w:rPr>
          <w:rFonts w:ascii="Times New Roman" w:hAnsi="Times New Roman" w:cs="Times New Roman"/>
          <w:b/>
          <w:bCs/>
          <w:sz w:val="24"/>
          <w:szCs w:val="24"/>
        </w:rPr>
        <w:t>10</w:t>
      </w:r>
      <w:r w:rsidRPr="00AB00EA">
        <w:rPr>
          <w:rFonts w:ascii="Times New Roman" w:hAnsi="Times New Roman" w:cs="Times New Roman"/>
          <w:sz w:val="24"/>
          <w:szCs w:val="24"/>
        </w:rPr>
        <w:t>: e0130053. doi:10.1371/journal.pone.0130053</w:t>
      </w:r>
    </w:p>
    <w:p w14:paraId="64A4E449"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Garnier, S. 2018. viridis: Default Color Maps from “matplotlib,.”</w:t>
      </w:r>
    </w:p>
    <w:p w14:paraId="24D6AF2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Goldman, C. R. 1961. The Contribution of Alder Trees (Alnus Tenuifolia) to the Primary Productivity of Castle Lake, California. Ecology </w:t>
      </w:r>
      <w:r w:rsidRPr="00AB00EA">
        <w:rPr>
          <w:rFonts w:ascii="Times New Roman" w:hAnsi="Times New Roman" w:cs="Times New Roman"/>
          <w:b/>
          <w:bCs/>
          <w:sz w:val="24"/>
          <w:szCs w:val="24"/>
        </w:rPr>
        <w:t>42</w:t>
      </w:r>
      <w:r w:rsidRPr="00AB00EA">
        <w:rPr>
          <w:rFonts w:ascii="Times New Roman" w:hAnsi="Times New Roman" w:cs="Times New Roman"/>
          <w:sz w:val="24"/>
          <w:szCs w:val="24"/>
        </w:rPr>
        <w:t>: 282–288. doi:10.2307/1932080</w:t>
      </w:r>
    </w:p>
    <w:p w14:paraId="5B09E42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Gould, G. K., M. Liu, M. E. Barber, K. A. Cherkauer, P. R. Robichaud, and J. C. Adam. 2016. The effects of climate change and extreme wildfire events on runoff erosion over a mountain watershed. Journal of Hydrology </w:t>
      </w:r>
      <w:r w:rsidRPr="00AB00EA">
        <w:rPr>
          <w:rFonts w:ascii="Times New Roman" w:hAnsi="Times New Roman" w:cs="Times New Roman"/>
          <w:b/>
          <w:bCs/>
          <w:sz w:val="24"/>
          <w:szCs w:val="24"/>
        </w:rPr>
        <w:t>536</w:t>
      </w:r>
      <w:r w:rsidRPr="00AB00EA">
        <w:rPr>
          <w:rFonts w:ascii="Times New Roman" w:hAnsi="Times New Roman" w:cs="Times New Roman"/>
          <w:sz w:val="24"/>
          <w:szCs w:val="24"/>
        </w:rPr>
        <w:t>: 74–91. doi:10.1016/j.jhydrol.2016.02.025</w:t>
      </w:r>
    </w:p>
    <w:p w14:paraId="2581769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Graham, M. D., R. D. Vinebrooke, and M. Turner. 2006. Coupling of boreal forests and lakes: Effects of conifer pollen on littoral communities. Limnology and Oceanography </w:t>
      </w:r>
      <w:r w:rsidRPr="00AB00EA">
        <w:rPr>
          <w:rFonts w:ascii="Times New Roman" w:hAnsi="Times New Roman" w:cs="Times New Roman"/>
          <w:b/>
          <w:bCs/>
          <w:sz w:val="24"/>
          <w:szCs w:val="24"/>
        </w:rPr>
        <w:t>51</w:t>
      </w:r>
      <w:r w:rsidRPr="00AB00EA">
        <w:rPr>
          <w:rFonts w:ascii="Times New Roman" w:hAnsi="Times New Roman" w:cs="Times New Roman"/>
          <w:sz w:val="24"/>
          <w:szCs w:val="24"/>
        </w:rPr>
        <w:t>: 1524–1529. doi:10.4319/lo.2006.51.3.1524</w:t>
      </w:r>
    </w:p>
    <w:p w14:paraId="72B060D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Grolemund, G., and H. Wickham. 2011. Dates and Times Made Easy with lubridate. Journal of Statistical Software </w:t>
      </w:r>
      <w:r w:rsidRPr="00AB00EA">
        <w:rPr>
          <w:rFonts w:ascii="Times New Roman" w:hAnsi="Times New Roman" w:cs="Times New Roman"/>
          <w:b/>
          <w:bCs/>
          <w:sz w:val="24"/>
          <w:szCs w:val="24"/>
        </w:rPr>
        <w:t>40</w:t>
      </w:r>
      <w:r w:rsidRPr="00AB00EA">
        <w:rPr>
          <w:rFonts w:ascii="Times New Roman" w:hAnsi="Times New Roman" w:cs="Times New Roman"/>
          <w:sz w:val="24"/>
          <w:szCs w:val="24"/>
        </w:rPr>
        <w:t>: 1–25.</w:t>
      </w:r>
    </w:p>
    <w:p w14:paraId="737F0E7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Hadwen, W. L., and S. E. Bunn. 2005. Food web responses to low-level nutrient and^ 1^ 5N-tracer additions in the littoral zone of an oligotrophic dune lake. Limnology and Oceanography </w:t>
      </w:r>
      <w:r w:rsidRPr="00AB00EA">
        <w:rPr>
          <w:rFonts w:ascii="Times New Roman" w:hAnsi="Times New Roman" w:cs="Times New Roman"/>
          <w:b/>
          <w:bCs/>
          <w:sz w:val="24"/>
          <w:szCs w:val="24"/>
        </w:rPr>
        <w:t>50</w:t>
      </w:r>
      <w:r w:rsidRPr="00AB00EA">
        <w:rPr>
          <w:rFonts w:ascii="Times New Roman" w:hAnsi="Times New Roman" w:cs="Times New Roman"/>
          <w:sz w:val="24"/>
          <w:szCs w:val="24"/>
        </w:rPr>
        <w:t>: 1096.</w:t>
      </w:r>
    </w:p>
    <w:p w14:paraId="6C5AAB4B"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Hampton, S. E., S. C. Fradkin, P. R. Leavitt, and E. E. Rosenberger. 2011. Disproportionate importance of nearshore habitat for the food web of a deep oligotrophic lake. Marine and Freshwater Research </w:t>
      </w:r>
      <w:r w:rsidRPr="00AB00EA">
        <w:rPr>
          <w:rFonts w:ascii="Times New Roman" w:hAnsi="Times New Roman" w:cs="Times New Roman"/>
          <w:b/>
          <w:bCs/>
          <w:sz w:val="24"/>
          <w:szCs w:val="24"/>
        </w:rPr>
        <w:t>62</w:t>
      </w:r>
      <w:r w:rsidRPr="00AB00EA">
        <w:rPr>
          <w:rFonts w:ascii="Times New Roman" w:hAnsi="Times New Roman" w:cs="Times New Roman"/>
          <w:sz w:val="24"/>
          <w:szCs w:val="24"/>
        </w:rPr>
        <w:t>: 350. doi:10.1071/MF10229</w:t>
      </w:r>
    </w:p>
    <w:p w14:paraId="6D6A41C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Hampton, S. E., M. D. Scheuerell, and D. E. Schindler. 2006. Coalescence in the Lake Washington story: Interaction strengths in a planktonic food web. Limnology and Oceanography </w:t>
      </w:r>
      <w:r w:rsidRPr="00AB00EA">
        <w:rPr>
          <w:rFonts w:ascii="Times New Roman" w:hAnsi="Times New Roman" w:cs="Times New Roman"/>
          <w:b/>
          <w:bCs/>
          <w:sz w:val="24"/>
          <w:szCs w:val="24"/>
        </w:rPr>
        <w:t>51</w:t>
      </w:r>
      <w:r w:rsidRPr="00AB00EA">
        <w:rPr>
          <w:rFonts w:ascii="Times New Roman" w:hAnsi="Times New Roman" w:cs="Times New Roman"/>
          <w:sz w:val="24"/>
          <w:szCs w:val="24"/>
        </w:rPr>
        <w:t>: 2042–2051. doi:10.4319/lo.2006.51.5.2042</w:t>
      </w:r>
    </w:p>
    <w:p w14:paraId="206A2791"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Hillebrand, H., and U. Sommer. 1999. The nutrient stoichiometry of benthic microalgal growth: Redfield proportions are optimal. Limnology and Oceanography </w:t>
      </w:r>
      <w:r w:rsidRPr="00AB00EA">
        <w:rPr>
          <w:rFonts w:ascii="Times New Roman" w:hAnsi="Times New Roman" w:cs="Times New Roman"/>
          <w:b/>
          <w:bCs/>
          <w:sz w:val="24"/>
          <w:szCs w:val="24"/>
        </w:rPr>
        <w:t>44</w:t>
      </w:r>
      <w:r w:rsidRPr="00AB00EA">
        <w:rPr>
          <w:rFonts w:ascii="Times New Roman" w:hAnsi="Times New Roman" w:cs="Times New Roman"/>
          <w:sz w:val="24"/>
          <w:szCs w:val="24"/>
        </w:rPr>
        <w:t>: 440–446. doi:10.4319/lo.1999.44.2.0440</w:t>
      </w:r>
    </w:p>
    <w:p w14:paraId="237CA90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Hoagland, K. D., S. C. Roemer, and J. R. Rosowski. 1982. Colonization and Community Structure of Two Periphyton Assemblages, with Emphasis on the Diatoms (bacillariophyceae). American Journal of Botany </w:t>
      </w:r>
      <w:r w:rsidRPr="00AB00EA">
        <w:rPr>
          <w:rFonts w:ascii="Times New Roman" w:hAnsi="Times New Roman" w:cs="Times New Roman"/>
          <w:b/>
          <w:bCs/>
          <w:sz w:val="24"/>
          <w:szCs w:val="24"/>
        </w:rPr>
        <w:t>69</w:t>
      </w:r>
      <w:r w:rsidRPr="00AB00EA">
        <w:rPr>
          <w:rFonts w:ascii="Times New Roman" w:hAnsi="Times New Roman" w:cs="Times New Roman"/>
          <w:sz w:val="24"/>
          <w:szCs w:val="24"/>
        </w:rPr>
        <w:t>: 188–213. doi:10.1002/j.1537-2197.1982.tb13249.x</w:t>
      </w:r>
    </w:p>
    <w:p w14:paraId="006DA36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Hogan, E. J., S. McGowan, and N. J. Anderson. 2014. Nutrient limitation of periphyton growth in arctic lakes in south-west Greenland. Polar Biology </w:t>
      </w:r>
      <w:r w:rsidRPr="00AB00EA">
        <w:rPr>
          <w:rFonts w:ascii="Times New Roman" w:hAnsi="Times New Roman" w:cs="Times New Roman"/>
          <w:b/>
          <w:bCs/>
          <w:sz w:val="24"/>
          <w:szCs w:val="24"/>
        </w:rPr>
        <w:t>37</w:t>
      </w:r>
      <w:r w:rsidRPr="00AB00EA">
        <w:rPr>
          <w:rFonts w:ascii="Times New Roman" w:hAnsi="Times New Roman" w:cs="Times New Roman"/>
          <w:sz w:val="24"/>
          <w:szCs w:val="24"/>
        </w:rPr>
        <w:t>: 1331–1342. doi:10.1007/s00300-014-1524-8</w:t>
      </w:r>
    </w:p>
    <w:p w14:paraId="0923485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Iverson, S. J., C. Field, W. D. Bowen, and W. Blanchard. 2004. Quantitative Fatty Acid Signature Analysis: A New Method of Estimating Predator Diets. Ecological Monographs </w:t>
      </w:r>
      <w:r w:rsidRPr="00AB00EA">
        <w:rPr>
          <w:rFonts w:ascii="Times New Roman" w:hAnsi="Times New Roman" w:cs="Times New Roman"/>
          <w:b/>
          <w:bCs/>
          <w:sz w:val="24"/>
          <w:szCs w:val="24"/>
        </w:rPr>
        <w:t>74</w:t>
      </w:r>
      <w:r w:rsidRPr="00AB00EA">
        <w:rPr>
          <w:rFonts w:ascii="Times New Roman" w:hAnsi="Times New Roman" w:cs="Times New Roman"/>
          <w:sz w:val="24"/>
          <w:szCs w:val="24"/>
        </w:rPr>
        <w:t>: 211–235. doi:10.1890/02-4105</w:t>
      </w:r>
    </w:p>
    <w:p w14:paraId="299A1C5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Jacoby, J. M., D. D. Bouchard, and C. R. Patmont. 1991. Response of Periphyton to Nutrient Enrichment in Lake Chelan, WA. Lake and Reservoir Management </w:t>
      </w:r>
      <w:r w:rsidRPr="00AB00EA">
        <w:rPr>
          <w:rFonts w:ascii="Times New Roman" w:hAnsi="Times New Roman" w:cs="Times New Roman"/>
          <w:b/>
          <w:bCs/>
          <w:sz w:val="24"/>
          <w:szCs w:val="24"/>
        </w:rPr>
        <w:t>7</w:t>
      </w:r>
      <w:r w:rsidRPr="00AB00EA">
        <w:rPr>
          <w:rFonts w:ascii="Times New Roman" w:hAnsi="Times New Roman" w:cs="Times New Roman"/>
          <w:sz w:val="24"/>
          <w:szCs w:val="24"/>
        </w:rPr>
        <w:t>: 33–43. doi:10.1080/07438149109354252</w:t>
      </w:r>
    </w:p>
    <w:p w14:paraId="183E6E4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Jeppesen, E., M. Søndergaard, J. P. Jensen, and others. 2005. Lake responses to reduced nutrient loading – an analysis of contemporary long-term data from 35 case studies. Freshwater Biology </w:t>
      </w:r>
      <w:r w:rsidRPr="00AB00EA">
        <w:rPr>
          <w:rFonts w:ascii="Times New Roman" w:hAnsi="Times New Roman" w:cs="Times New Roman"/>
          <w:b/>
          <w:bCs/>
          <w:sz w:val="24"/>
          <w:szCs w:val="24"/>
        </w:rPr>
        <w:t>50</w:t>
      </w:r>
      <w:r w:rsidRPr="00AB00EA">
        <w:rPr>
          <w:rFonts w:ascii="Times New Roman" w:hAnsi="Times New Roman" w:cs="Times New Roman"/>
          <w:sz w:val="24"/>
          <w:szCs w:val="24"/>
        </w:rPr>
        <w:t>: 1747–1771. doi:10.1111/j.1365-2427.2005.01415.x</w:t>
      </w:r>
    </w:p>
    <w:p w14:paraId="2E19066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Kahlert, M., A. T. Hasselrot, H. Hillebrand, and K. Pettersson. 2002. Spatial and temporal variation in the biomass and nutrient status of epilithic algae in Lake Erken, Sweden. Freshwater Biology </w:t>
      </w:r>
      <w:r w:rsidRPr="00AB00EA">
        <w:rPr>
          <w:rFonts w:ascii="Times New Roman" w:hAnsi="Times New Roman" w:cs="Times New Roman"/>
          <w:b/>
          <w:bCs/>
          <w:sz w:val="24"/>
          <w:szCs w:val="24"/>
        </w:rPr>
        <w:t>47</w:t>
      </w:r>
      <w:r w:rsidRPr="00AB00EA">
        <w:rPr>
          <w:rFonts w:ascii="Times New Roman" w:hAnsi="Times New Roman" w:cs="Times New Roman"/>
          <w:sz w:val="24"/>
          <w:szCs w:val="24"/>
        </w:rPr>
        <w:t>: 1191–1215. doi:10.1046/j.1365-2427.2002.00844.x</w:t>
      </w:r>
    </w:p>
    <w:p w14:paraId="11184C0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Kassambara, A. 2019. ggpubr: “ggplot2” Based Publication Ready Plots,.</w:t>
      </w:r>
    </w:p>
    <w:p w14:paraId="6C29116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Kassambara, A. 2021. rstatix: Pipe-Friendly Framework for Basic Statistical Tests,.</w:t>
      </w:r>
    </w:p>
    <w:p w14:paraId="7E8E6E3B"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Kelly, J. R., and R. E. Scheibling. 2012. Fatty acids as dietary tracers in benthic food webs. Marine Ecology Progress Series </w:t>
      </w:r>
      <w:r w:rsidRPr="00AB00EA">
        <w:rPr>
          <w:rFonts w:ascii="Times New Roman" w:hAnsi="Times New Roman" w:cs="Times New Roman"/>
          <w:b/>
          <w:bCs/>
          <w:sz w:val="24"/>
          <w:szCs w:val="24"/>
        </w:rPr>
        <w:t>446</w:t>
      </w:r>
      <w:r w:rsidRPr="00AB00EA">
        <w:rPr>
          <w:rFonts w:ascii="Times New Roman" w:hAnsi="Times New Roman" w:cs="Times New Roman"/>
          <w:sz w:val="24"/>
          <w:szCs w:val="24"/>
        </w:rPr>
        <w:t>: 1–22. doi:10.3354/meps09559</w:t>
      </w:r>
    </w:p>
    <w:p w14:paraId="3927B7C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Lagesson, A., J. Fahlman, T. Brodin, J. Fick, M. Jonsson, P. Byström, and J. Klaminder. 2016. Bioaccumulation of five pharmaceuticals at multiple trophic levels in an aquatic food web - Insights from a field experiment. Science of The Total Environment </w:t>
      </w:r>
      <w:r w:rsidRPr="00AB00EA">
        <w:rPr>
          <w:rFonts w:ascii="Times New Roman" w:hAnsi="Times New Roman" w:cs="Times New Roman"/>
          <w:b/>
          <w:bCs/>
          <w:sz w:val="24"/>
          <w:szCs w:val="24"/>
        </w:rPr>
        <w:t>568</w:t>
      </w:r>
      <w:r w:rsidRPr="00AB00EA">
        <w:rPr>
          <w:rFonts w:ascii="Times New Roman" w:hAnsi="Times New Roman" w:cs="Times New Roman"/>
          <w:sz w:val="24"/>
          <w:szCs w:val="24"/>
        </w:rPr>
        <w:t>: 208–215. doi:10.1016/j.scitotenv.2016.05.206</w:t>
      </w:r>
    </w:p>
    <w:p w14:paraId="43C15DB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Langsrud, Ø. 2003. ANOVA for unbalanced data: Use Type II instead of Type III sums of squares. Statistics and Computing </w:t>
      </w:r>
      <w:r w:rsidRPr="00AB00EA">
        <w:rPr>
          <w:rFonts w:ascii="Times New Roman" w:hAnsi="Times New Roman" w:cs="Times New Roman"/>
          <w:b/>
          <w:bCs/>
          <w:sz w:val="24"/>
          <w:szCs w:val="24"/>
        </w:rPr>
        <w:t>13</w:t>
      </w:r>
      <w:r w:rsidRPr="00AB00EA">
        <w:rPr>
          <w:rFonts w:ascii="Times New Roman" w:hAnsi="Times New Roman" w:cs="Times New Roman"/>
          <w:sz w:val="24"/>
          <w:szCs w:val="24"/>
        </w:rPr>
        <w:t>: 163–167. doi:10.1023/A:1023260610025</w:t>
      </w:r>
    </w:p>
    <w:p w14:paraId="6C3570A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Lee, S. S., A. M. Paspalof, D. D. Snow, E. K. Richmond, E. J. Rosi-Marshall, and J. J. Kelly. 2016. Occurrence and Potential Biological Effects of Amphetamine on Stream Communities. Environmental Science &amp; Technology </w:t>
      </w:r>
      <w:r w:rsidRPr="00AB00EA">
        <w:rPr>
          <w:rFonts w:ascii="Times New Roman" w:hAnsi="Times New Roman" w:cs="Times New Roman"/>
          <w:b/>
          <w:bCs/>
          <w:sz w:val="24"/>
          <w:szCs w:val="24"/>
        </w:rPr>
        <w:t>50</w:t>
      </w:r>
      <w:r w:rsidRPr="00AB00EA">
        <w:rPr>
          <w:rFonts w:ascii="Times New Roman" w:hAnsi="Times New Roman" w:cs="Times New Roman"/>
          <w:sz w:val="24"/>
          <w:szCs w:val="24"/>
        </w:rPr>
        <w:t>: 9727–9735. doi:10.1021/acs.est.6b03717</w:t>
      </w:r>
    </w:p>
    <w:p w14:paraId="592F867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Lenth, R. V. 2021. emmeans: Estimated Marginal Means, aka Least-Squares Means,.</w:t>
      </w:r>
    </w:p>
    <w:p w14:paraId="0F466E4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Lepori, F., and J. Robin. 2014. Nitrogen limitation of the phytobenthos in Alpine lakes: results from nutrient-diffusing substrata. Freshwater Biology </w:t>
      </w:r>
      <w:r w:rsidRPr="00AB00EA">
        <w:rPr>
          <w:rFonts w:ascii="Times New Roman" w:hAnsi="Times New Roman" w:cs="Times New Roman"/>
          <w:b/>
          <w:bCs/>
          <w:sz w:val="24"/>
          <w:szCs w:val="24"/>
        </w:rPr>
        <w:t>59</w:t>
      </w:r>
      <w:r w:rsidRPr="00AB00EA">
        <w:rPr>
          <w:rFonts w:ascii="Times New Roman" w:hAnsi="Times New Roman" w:cs="Times New Roman"/>
          <w:sz w:val="24"/>
          <w:szCs w:val="24"/>
        </w:rPr>
        <w:t>: 1633–1645. doi:10.1111/fwb.12370</w:t>
      </w:r>
    </w:p>
    <w:p w14:paraId="1C026F78"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Makepeace, S., and B. Mladenich. 1996. Contribution of Nearshore Nutrient Loads to Flathead Lake.</w:t>
      </w:r>
    </w:p>
    <w:p w14:paraId="247B0CD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Malison, R. L., B. K. Ellis, A. G. DelVecchia, and others. 2020. Remarkable anoxia tolerance by stoneflies from a floodplain aquifer. Ecology </w:t>
      </w:r>
      <w:r w:rsidRPr="00AB00EA">
        <w:rPr>
          <w:rFonts w:ascii="Times New Roman" w:hAnsi="Times New Roman" w:cs="Times New Roman"/>
          <w:b/>
          <w:bCs/>
          <w:sz w:val="24"/>
          <w:szCs w:val="24"/>
        </w:rPr>
        <w:t>101</w:t>
      </w:r>
      <w:r w:rsidRPr="00AB00EA">
        <w:rPr>
          <w:rFonts w:ascii="Times New Roman" w:hAnsi="Times New Roman" w:cs="Times New Roman"/>
          <w:sz w:val="24"/>
          <w:szCs w:val="24"/>
        </w:rPr>
        <w:t>: e03127. doi:10.1002/ecy.3127</w:t>
      </w:r>
    </w:p>
    <w:p w14:paraId="1FA92B9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Marks, J. C., and R. L. Lowe. 1993. Interactive effects of nutrient availability and light levels on the periphyton composition of a large oligotrophic lake. Canadian Journal of Fisheries and Aquatic Sciences </w:t>
      </w:r>
      <w:r w:rsidRPr="00AB00EA">
        <w:rPr>
          <w:rFonts w:ascii="Times New Roman" w:hAnsi="Times New Roman" w:cs="Times New Roman"/>
          <w:b/>
          <w:bCs/>
          <w:sz w:val="24"/>
          <w:szCs w:val="24"/>
        </w:rPr>
        <w:t>50</w:t>
      </w:r>
      <w:r w:rsidRPr="00AB00EA">
        <w:rPr>
          <w:rFonts w:ascii="Times New Roman" w:hAnsi="Times New Roman" w:cs="Times New Roman"/>
          <w:sz w:val="24"/>
          <w:szCs w:val="24"/>
        </w:rPr>
        <w:t>: 1270–1278.</w:t>
      </w:r>
    </w:p>
    <w:p w14:paraId="37FA074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McCormick, P. V., and R. J. Stevenson. 1991. Mechanisms of Benthic Algal Succession in Lotic Environments. Ecology </w:t>
      </w:r>
      <w:r w:rsidRPr="00AB00EA">
        <w:rPr>
          <w:rFonts w:ascii="Times New Roman" w:hAnsi="Times New Roman" w:cs="Times New Roman"/>
          <w:b/>
          <w:bCs/>
          <w:sz w:val="24"/>
          <w:szCs w:val="24"/>
        </w:rPr>
        <w:t>72</w:t>
      </w:r>
      <w:r w:rsidRPr="00AB00EA">
        <w:rPr>
          <w:rFonts w:ascii="Times New Roman" w:hAnsi="Times New Roman" w:cs="Times New Roman"/>
          <w:sz w:val="24"/>
          <w:szCs w:val="24"/>
        </w:rPr>
        <w:t>: 1835–1848. doi:10.2307/1940982</w:t>
      </w:r>
    </w:p>
    <w:p w14:paraId="0DF5732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Meador, J. P., A. Yeh, G. Young, and E. P. Gallagher. 2016. Contaminants of emerging concern in a large temperate estuary. Environmental Pollution </w:t>
      </w:r>
      <w:r w:rsidRPr="00AB00EA">
        <w:rPr>
          <w:rFonts w:ascii="Times New Roman" w:hAnsi="Times New Roman" w:cs="Times New Roman"/>
          <w:b/>
          <w:bCs/>
          <w:sz w:val="24"/>
          <w:szCs w:val="24"/>
        </w:rPr>
        <w:t>213</w:t>
      </w:r>
      <w:r w:rsidRPr="00AB00EA">
        <w:rPr>
          <w:rFonts w:ascii="Times New Roman" w:hAnsi="Times New Roman" w:cs="Times New Roman"/>
          <w:sz w:val="24"/>
          <w:szCs w:val="24"/>
        </w:rPr>
        <w:t>: 254–267. doi:10.1016/j.envpol.2016.01.088</w:t>
      </w:r>
    </w:p>
    <w:p w14:paraId="1C4F6288"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Messager, M. L., B. Lehner, G. Grill, I. Nedeva, and O. Schmitt. 2016. Estimating the volume and age of water stored in global lakes using a geo-statistical approach. Nature Communications </w:t>
      </w:r>
      <w:r w:rsidRPr="00AB00EA">
        <w:rPr>
          <w:rFonts w:ascii="Times New Roman" w:hAnsi="Times New Roman" w:cs="Times New Roman"/>
          <w:b/>
          <w:bCs/>
          <w:sz w:val="24"/>
          <w:szCs w:val="24"/>
        </w:rPr>
        <w:t>7</w:t>
      </w:r>
      <w:r w:rsidRPr="00AB00EA">
        <w:rPr>
          <w:rFonts w:ascii="Times New Roman" w:hAnsi="Times New Roman" w:cs="Times New Roman"/>
          <w:sz w:val="24"/>
          <w:szCs w:val="24"/>
        </w:rPr>
        <w:t>: 13603. doi:10.1038/ncomms13603</w:t>
      </w:r>
    </w:p>
    <w:p w14:paraId="2C83BA3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Meyer, M. F., T. Ozersky, K. H. Woo, and others. Effects of spatially heterogeneous lakeside development on nearshore biotic communities in a large, deep, oligotrophic lake (Lake Baikal, Siberia).</w:t>
      </w:r>
    </w:p>
    <w:p w14:paraId="548AF23F"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Meyer, M. F., S. M. Powers, and S. E. Hampton. 2019. An Evidence Synthesis of Pharmaceuticals and Personal Care Products (PPCPs) in the Environment: Imbalances among Compounds, Sewage Treatment Techniques, and Ecosystem Types. Environ. Sci. Technol. </w:t>
      </w:r>
      <w:r w:rsidRPr="00AB00EA">
        <w:rPr>
          <w:rFonts w:ascii="Times New Roman" w:hAnsi="Times New Roman" w:cs="Times New Roman"/>
          <w:b/>
          <w:bCs/>
          <w:sz w:val="24"/>
          <w:szCs w:val="24"/>
        </w:rPr>
        <w:t>53</w:t>
      </w:r>
      <w:r w:rsidRPr="00AB00EA">
        <w:rPr>
          <w:rFonts w:ascii="Times New Roman" w:hAnsi="Times New Roman" w:cs="Times New Roman"/>
          <w:sz w:val="24"/>
          <w:szCs w:val="24"/>
        </w:rPr>
        <w:t>: 12961–12973. doi:10.1021/acs.est.9b02966</w:t>
      </w:r>
    </w:p>
    <w:p w14:paraId="717C2BC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Moore, J. W., D. E. Schindler, M. D. Scheuerell, D. Smith, and J. Frodge. 2003. Lake eutrophication at the urban fringe, Seattle region, USA. AMBIO: A Journal of the Human Environment </w:t>
      </w:r>
      <w:r w:rsidRPr="00AB00EA">
        <w:rPr>
          <w:rFonts w:ascii="Times New Roman" w:hAnsi="Times New Roman" w:cs="Times New Roman"/>
          <w:b/>
          <w:bCs/>
          <w:sz w:val="24"/>
          <w:szCs w:val="24"/>
        </w:rPr>
        <w:t>32</w:t>
      </w:r>
      <w:r w:rsidRPr="00AB00EA">
        <w:rPr>
          <w:rFonts w:ascii="Times New Roman" w:hAnsi="Times New Roman" w:cs="Times New Roman"/>
          <w:sz w:val="24"/>
          <w:szCs w:val="24"/>
        </w:rPr>
        <w:t>: 13–18.</w:t>
      </w:r>
    </w:p>
    <w:p w14:paraId="43A984A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Moran, P. W., S. E. Cox, S. S. Embrey, R. L. Huffman, T. D. Olsen, and S. C. Fradkin. 2012. Sources and Sinks of Nitrogen and Phosphorus in a Deep, Oligotrophic Lake, Lake Crescent, Olympic National Park, Washington. US Geological Survey.</w:t>
      </w:r>
    </w:p>
    <w:p w14:paraId="59520BFF"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Naranjo, R. C., R. G. Niswonger, D. Smith, D. Rosenberry, and S. Chandra. 2019. Linkages between hydrology and seasonal variations of nutrients and periphyton in a large oligotrophic subalpine lake. Journal of Hydrology </w:t>
      </w:r>
      <w:r w:rsidRPr="00AB00EA">
        <w:rPr>
          <w:rFonts w:ascii="Times New Roman" w:hAnsi="Times New Roman" w:cs="Times New Roman"/>
          <w:b/>
          <w:bCs/>
          <w:sz w:val="24"/>
          <w:szCs w:val="24"/>
        </w:rPr>
        <w:t>568</w:t>
      </w:r>
      <w:r w:rsidRPr="00AB00EA">
        <w:rPr>
          <w:rFonts w:ascii="Times New Roman" w:hAnsi="Times New Roman" w:cs="Times New Roman"/>
          <w:sz w:val="24"/>
          <w:szCs w:val="24"/>
        </w:rPr>
        <w:t>: 877–890. doi:10.1016/J.JHYDROL.2018.11.033</w:t>
      </w:r>
    </w:p>
    <w:p w14:paraId="3BA32AF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Nichols, D. S., P. D. Nichols, and T. A. McMeekin. 1993. Polyunsaturated fatty acids in Antarctic bacteria. Antartic science </w:t>
      </w:r>
      <w:r w:rsidRPr="00AB00EA">
        <w:rPr>
          <w:rFonts w:ascii="Times New Roman" w:hAnsi="Times New Roman" w:cs="Times New Roman"/>
          <w:b/>
          <w:bCs/>
          <w:sz w:val="24"/>
          <w:szCs w:val="24"/>
        </w:rPr>
        <w:t>5</w:t>
      </w:r>
      <w:r w:rsidRPr="00AB00EA">
        <w:rPr>
          <w:rFonts w:ascii="Times New Roman" w:hAnsi="Times New Roman" w:cs="Times New Roman"/>
          <w:sz w:val="24"/>
          <w:szCs w:val="24"/>
        </w:rPr>
        <w:t>: 149–160. doi:10.1017/S0954102093000215</w:t>
      </w:r>
    </w:p>
    <w:p w14:paraId="7DB47D8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Nydick, K. R., B. M. Lafrancois, J. S. Baron, and B. M. Johnson. 2004. Nitrogen regulation of algal biomass, productivity, and composition in shallow mountain lakes, Snowy Range, Wyoming, USA. Can. J. Fish. Aquat. Sci. </w:t>
      </w:r>
      <w:r w:rsidRPr="00AB00EA">
        <w:rPr>
          <w:rFonts w:ascii="Times New Roman" w:hAnsi="Times New Roman" w:cs="Times New Roman"/>
          <w:b/>
          <w:bCs/>
          <w:sz w:val="24"/>
          <w:szCs w:val="24"/>
        </w:rPr>
        <w:t>61</w:t>
      </w:r>
      <w:r w:rsidRPr="00AB00EA">
        <w:rPr>
          <w:rFonts w:ascii="Times New Roman" w:hAnsi="Times New Roman" w:cs="Times New Roman"/>
          <w:sz w:val="24"/>
          <w:szCs w:val="24"/>
        </w:rPr>
        <w:t>: 1256–1268. doi:10.1139/f04-085</w:t>
      </w:r>
    </w:p>
    <w:p w14:paraId="1040938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Oksanen, J., F. G. Blanchet, M. Friendly, and others. 2019. vegan: Community Ecology Package,.</w:t>
      </w:r>
    </w:p>
    <w:p w14:paraId="1868D36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Oleksy, I. A., J. S. Baron, and W. S. Beck. 2020. Nutrients and warming alter mountain lake benthic algal structure and function. Freshwater Science </w:t>
      </w:r>
      <w:r w:rsidRPr="00AB00EA">
        <w:rPr>
          <w:rFonts w:ascii="Times New Roman" w:hAnsi="Times New Roman" w:cs="Times New Roman"/>
          <w:b/>
          <w:bCs/>
          <w:sz w:val="24"/>
          <w:szCs w:val="24"/>
        </w:rPr>
        <w:t>40</w:t>
      </w:r>
      <w:r w:rsidRPr="00AB00EA">
        <w:rPr>
          <w:rFonts w:ascii="Times New Roman" w:hAnsi="Times New Roman" w:cs="Times New Roman"/>
          <w:sz w:val="24"/>
          <w:szCs w:val="24"/>
        </w:rPr>
        <w:t>: 88–102. doi:10.1086/713068</w:t>
      </w:r>
    </w:p>
    <w:p w14:paraId="0882C7B9"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Oleksy, I. A., J. S. Baron, and W. S. Beck. 2021. Nutrients and warming alter mountain lake benthic algal structure and function. Freshwater Science. doi:10.1086/713068</w:t>
      </w:r>
    </w:p>
    <w:p w14:paraId="1C34CB9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Pebesma, E. 2018. Simple Features for R: Standardized Support for Spatial Vector Data. The R Journal </w:t>
      </w:r>
      <w:r w:rsidRPr="00AB00EA">
        <w:rPr>
          <w:rFonts w:ascii="Times New Roman" w:hAnsi="Times New Roman" w:cs="Times New Roman"/>
          <w:b/>
          <w:bCs/>
          <w:sz w:val="24"/>
          <w:szCs w:val="24"/>
        </w:rPr>
        <w:t>10</w:t>
      </w:r>
      <w:r w:rsidRPr="00AB00EA">
        <w:rPr>
          <w:rFonts w:ascii="Times New Roman" w:hAnsi="Times New Roman" w:cs="Times New Roman"/>
          <w:sz w:val="24"/>
          <w:szCs w:val="24"/>
        </w:rPr>
        <w:t>: 439–446. doi:10.32614/RJ-2018-009</w:t>
      </w:r>
    </w:p>
    <w:p w14:paraId="307423D9"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Pilla, R. M., C. E. Williamson, B. V. Adamovich, and others. 2020. Deeper waters are changing less consistently than surface waters in a global analysis of 102 lakes. Sci Rep </w:t>
      </w:r>
      <w:r w:rsidRPr="00AB00EA">
        <w:rPr>
          <w:rFonts w:ascii="Times New Roman" w:hAnsi="Times New Roman" w:cs="Times New Roman"/>
          <w:b/>
          <w:bCs/>
          <w:sz w:val="24"/>
          <w:szCs w:val="24"/>
        </w:rPr>
        <w:t>10</w:t>
      </w:r>
      <w:r w:rsidRPr="00AB00EA">
        <w:rPr>
          <w:rFonts w:ascii="Times New Roman" w:hAnsi="Times New Roman" w:cs="Times New Roman"/>
          <w:sz w:val="24"/>
          <w:szCs w:val="24"/>
        </w:rPr>
        <w:t>: 20514. doi:10.1038/s41598-020-76873-x</w:t>
      </w:r>
    </w:p>
    <w:p w14:paraId="728FFF31"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Powers, S. M., T. W. Bruulsema, T. P. Burt, and others. 2016. Long-term accumulation and transport of anthropogenic phosphorus in three river basins. Nature Geoscience </w:t>
      </w:r>
      <w:r w:rsidRPr="00AB00EA">
        <w:rPr>
          <w:rFonts w:ascii="Times New Roman" w:hAnsi="Times New Roman" w:cs="Times New Roman"/>
          <w:b/>
          <w:bCs/>
          <w:sz w:val="24"/>
          <w:szCs w:val="24"/>
        </w:rPr>
        <w:t>9</w:t>
      </w:r>
      <w:r w:rsidRPr="00AB00EA">
        <w:rPr>
          <w:rFonts w:ascii="Times New Roman" w:hAnsi="Times New Roman" w:cs="Times New Roman"/>
          <w:sz w:val="24"/>
          <w:szCs w:val="24"/>
        </w:rPr>
        <w:t>: 353–356. doi:10.1038/ngeo2693</w:t>
      </w:r>
    </w:p>
    <w:p w14:paraId="193DDFF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R Core Team. 2019. R: A Language and Environment for Statistical Computing,.</w:t>
      </w:r>
    </w:p>
    <w:p w14:paraId="75C575D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del Rey, Z. R., E. F. Granek, and B. A. Buckley. 2011. Expression of HSP70 in Mytilus californianus following exposure to caffeine. Ecotoxicology </w:t>
      </w:r>
      <w:r w:rsidRPr="00AB00EA">
        <w:rPr>
          <w:rFonts w:ascii="Times New Roman" w:hAnsi="Times New Roman" w:cs="Times New Roman"/>
          <w:b/>
          <w:bCs/>
          <w:sz w:val="24"/>
          <w:szCs w:val="24"/>
        </w:rPr>
        <w:t>20</w:t>
      </w:r>
      <w:r w:rsidRPr="00AB00EA">
        <w:rPr>
          <w:rFonts w:ascii="Times New Roman" w:hAnsi="Times New Roman" w:cs="Times New Roman"/>
          <w:sz w:val="24"/>
          <w:szCs w:val="24"/>
        </w:rPr>
        <w:t>: 855–861. doi:10.1007/s10646-011-0649-6</w:t>
      </w:r>
    </w:p>
    <w:p w14:paraId="3347CADF"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Richmond, E. K., E. J. Rosi, D. M. Walters, J. Fick, S. K. Hamilton, T. Brodin, A. Sundelin, and M. R. Grace. 2018. A diverse suite of pharmaceuticals contaminates stream and riparian food webs. Nature Communications </w:t>
      </w:r>
      <w:r w:rsidRPr="00AB00EA">
        <w:rPr>
          <w:rFonts w:ascii="Times New Roman" w:hAnsi="Times New Roman" w:cs="Times New Roman"/>
          <w:b/>
          <w:bCs/>
          <w:sz w:val="24"/>
          <w:szCs w:val="24"/>
        </w:rPr>
        <w:t>9</w:t>
      </w:r>
      <w:r w:rsidRPr="00AB00EA">
        <w:rPr>
          <w:rFonts w:ascii="Times New Roman" w:hAnsi="Times New Roman" w:cs="Times New Roman"/>
          <w:sz w:val="24"/>
          <w:szCs w:val="24"/>
        </w:rPr>
        <w:t>: 4491. doi:10.1038/s41467-018-06822-w</w:t>
      </w:r>
    </w:p>
    <w:p w14:paraId="643EA55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Rocchetta, I., M. Y. Pasquevich, H. Heras, M. del C. Ríos de Molina, and C. M. Luquet. 2014. Effects of sewage discharges on lipid and fatty acid composition of the Patagonian </w:t>
      </w:r>
      <w:r w:rsidRPr="00AB00EA">
        <w:rPr>
          <w:rFonts w:ascii="Times New Roman" w:hAnsi="Times New Roman" w:cs="Times New Roman"/>
          <w:sz w:val="24"/>
          <w:szCs w:val="24"/>
        </w:rPr>
        <w:lastRenderedPageBreak/>
        <w:t xml:space="preserve">bivalve Diplodon chilensis. Marine Pollution Bulletin </w:t>
      </w:r>
      <w:r w:rsidRPr="00AB00EA">
        <w:rPr>
          <w:rFonts w:ascii="Times New Roman" w:hAnsi="Times New Roman" w:cs="Times New Roman"/>
          <w:b/>
          <w:bCs/>
          <w:sz w:val="24"/>
          <w:szCs w:val="24"/>
        </w:rPr>
        <w:t>79</w:t>
      </w:r>
      <w:r w:rsidRPr="00AB00EA">
        <w:rPr>
          <w:rFonts w:ascii="Times New Roman" w:hAnsi="Times New Roman" w:cs="Times New Roman"/>
          <w:sz w:val="24"/>
          <w:szCs w:val="24"/>
        </w:rPr>
        <w:t>: 211–219. doi:10.1016/j.marpolbul.2013.12.011</w:t>
      </w:r>
    </w:p>
    <w:p w14:paraId="525A4D74"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Roemer, S. C., K. D. Hoagland, and J. R. Rosowski. 1984. Development of a freshwater periphyton community as influenced by diatom mucilages. Can. J. Bot. </w:t>
      </w:r>
      <w:r w:rsidRPr="00AB00EA">
        <w:rPr>
          <w:rFonts w:ascii="Times New Roman" w:hAnsi="Times New Roman" w:cs="Times New Roman"/>
          <w:b/>
          <w:bCs/>
          <w:sz w:val="24"/>
          <w:szCs w:val="24"/>
        </w:rPr>
        <w:t>62</w:t>
      </w:r>
      <w:r w:rsidRPr="00AB00EA">
        <w:rPr>
          <w:rFonts w:ascii="Times New Roman" w:hAnsi="Times New Roman" w:cs="Times New Roman"/>
          <w:sz w:val="24"/>
          <w:szCs w:val="24"/>
        </w:rPr>
        <w:t>: 1799–1813. doi:10.1139/b84-244</w:t>
      </w:r>
    </w:p>
    <w:p w14:paraId="6D5A3A39"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Rosenberger, E. E., S. E. Hampton, S. C. Fradkin, and B. P. Kennedy. 2008. Effects of shoreline development on the nearshore environment in large deep oligotrophic lakes. Freshwater Biology </w:t>
      </w:r>
      <w:r w:rsidRPr="00AB00EA">
        <w:rPr>
          <w:rFonts w:ascii="Times New Roman" w:hAnsi="Times New Roman" w:cs="Times New Roman"/>
          <w:b/>
          <w:bCs/>
          <w:sz w:val="24"/>
          <w:szCs w:val="24"/>
        </w:rPr>
        <w:t>53</w:t>
      </w:r>
      <w:r w:rsidRPr="00AB00EA">
        <w:rPr>
          <w:rFonts w:ascii="Times New Roman" w:hAnsi="Times New Roman" w:cs="Times New Roman"/>
          <w:sz w:val="24"/>
          <w:szCs w:val="24"/>
        </w:rPr>
        <w:t>: 1673–1691. doi:10.1111/j.1365-2427.2008.01990.x</w:t>
      </w:r>
    </w:p>
    <w:p w14:paraId="397889C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Rosi-Marshall, E. J., D. W. Kincaid, H. A. Bechtold, T. V. Royer, M. Rojas, and J. J. Kelly. 2013. Pharmaceuticals suppress algal growth and microbial respiration and alter bacterial communities in stream biofilms. Ecological Applications </w:t>
      </w:r>
      <w:r w:rsidRPr="00AB00EA">
        <w:rPr>
          <w:rFonts w:ascii="Times New Roman" w:hAnsi="Times New Roman" w:cs="Times New Roman"/>
          <w:b/>
          <w:bCs/>
          <w:sz w:val="24"/>
          <w:szCs w:val="24"/>
        </w:rPr>
        <w:t>23</w:t>
      </w:r>
      <w:r w:rsidRPr="00AB00EA">
        <w:rPr>
          <w:rFonts w:ascii="Times New Roman" w:hAnsi="Times New Roman" w:cs="Times New Roman"/>
          <w:sz w:val="24"/>
          <w:szCs w:val="24"/>
        </w:rPr>
        <w:t>: 583–593. doi:10.1890/12-0491.1</w:t>
      </w:r>
    </w:p>
    <w:p w14:paraId="604B694B"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Rosi-Marshall, E. J., and T. V. Royer. 2012. Pharmaceutical Compounds and Ecosystem Function: An Emerging Research Challenge for Aquatic Ecologists. Ecosystems </w:t>
      </w:r>
      <w:r w:rsidRPr="00AB00EA">
        <w:rPr>
          <w:rFonts w:ascii="Times New Roman" w:hAnsi="Times New Roman" w:cs="Times New Roman"/>
          <w:b/>
          <w:bCs/>
          <w:sz w:val="24"/>
          <w:szCs w:val="24"/>
        </w:rPr>
        <w:t>15</w:t>
      </w:r>
      <w:r w:rsidRPr="00AB00EA">
        <w:rPr>
          <w:rFonts w:ascii="Times New Roman" w:hAnsi="Times New Roman" w:cs="Times New Roman"/>
          <w:sz w:val="24"/>
          <w:szCs w:val="24"/>
        </w:rPr>
        <w:t>: 867–880. doi:10.1007/s10021-012-9553-z</w:t>
      </w:r>
    </w:p>
    <w:p w14:paraId="48134AB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Schram, J. B., J. N. Kobelt, M. N. Dethier, and A. W. E. Galloway. 2018. Trophic Transfer of Macroalgal Fatty Acids in Two Urchin Species: Digestion, Egestion, and Tissue Building. Front. Ecol. Evol. </w:t>
      </w:r>
      <w:r w:rsidRPr="00AB00EA">
        <w:rPr>
          <w:rFonts w:ascii="Times New Roman" w:hAnsi="Times New Roman" w:cs="Times New Roman"/>
          <w:b/>
          <w:bCs/>
          <w:sz w:val="24"/>
          <w:szCs w:val="24"/>
        </w:rPr>
        <w:t>6</w:t>
      </w:r>
      <w:r w:rsidRPr="00AB00EA">
        <w:rPr>
          <w:rFonts w:ascii="Times New Roman" w:hAnsi="Times New Roman" w:cs="Times New Roman"/>
          <w:sz w:val="24"/>
          <w:szCs w:val="24"/>
        </w:rPr>
        <w:t>. doi:10.3389/fevo.2018.00083</w:t>
      </w:r>
    </w:p>
    <w:p w14:paraId="2725707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Seguel, C. G., S. M. Mudge, C. Salgado, and M. Toledo. 2001. Tracing Sewage in the Marine Environment: altered signatures in Concepción Bay, Chile. Water Research </w:t>
      </w:r>
      <w:r w:rsidRPr="00AB00EA">
        <w:rPr>
          <w:rFonts w:ascii="Times New Roman" w:hAnsi="Times New Roman" w:cs="Times New Roman"/>
          <w:b/>
          <w:bCs/>
          <w:sz w:val="24"/>
          <w:szCs w:val="24"/>
        </w:rPr>
        <w:t>35</w:t>
      </w:r>
      <w:r w:rsidRPr="00AB00EA">
        <w:rPr>
          <w:rFonts w:ascii="Times New Roman" w:hAnsi="Times New Roman" w:cs="Times New Roman"/>
          <w:sz w:val="24"/>
          <w:szCs w:val="24"/>
        </w:rPr>
        <w:t>: 4166–4174. doi:10.1016/S0043-1354(01)00146-4</w:t>
      </w:r>
    </w:p>
    <w:p w14:paraId="6257A0D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Shaw, L., C. Phung, and M. Grace. 2015. Pharmaceuticals and personal care products alter growth and function in lentic biofilms. Environmental Chemistry </w:t>
      </w:r>
      <w:r w:rsidRPr="00AB00EA">
        <w:rPr>
          <w:rFonts w:ascii="Times New Roman" w:hAnsi="Times New Roman" w:cs="Times New Roman"/>
          <w:b/>
          <w:bCs/>
          <w:sz w:val="24"/>
          <w:szCs w:val="24"/>
        </w:rPr>
        <w:t>12</w:t>
      </w:r>
      <w:r w:rsidRPr="00AB00EA">
        <w:rPr>
          <w:rFonts w:ascii="Times New Roman" w:hAnsi="Times New Roman" w:cs="Times New Roman"/>
          <w:sz w:val="24"/>
          <w:szCs w:val="24"/>
        </w:rPr>
        <w:t>: 301. doi:10.1071/EN14141</w:t>
      </w:r>
    </w:p>
    <w:p w14:paraId="56C1AF91"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Slowikowski, K. 2019. ggrepel: Automatically Position Non-Overlapping Text Labels with “ggplot2,.”</w:t>
      </w:r>
    </w:p>
    <w:p w14:paraId="5F79439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Sommer, U., R. Adrian, L. De Senerpont Domis, and others. 2012. Beyond the Plankton Ecology Group (PEG) Model: Mechanisms Driving Plankton Succession. Annual Review of Ecology, Evolution, and Systematics </w:t>
      </w:r>
      <w:r w:rsidRPr="00AB00EA">
        <w:rPr>
          <w:rFonts w:ascii="Times New Roman" w:hAnsi="Times New Roman" w:cs="Times New Roman"/>
          <w:b/>
          <w:bCs/>
          <w:sz w:val="24"/>
          <w:szCs w:val="24"/>
        </w:rPr>
        <w:t>43</w:t>
      </w:r>
      <w:r w:rsidRPr="00AB00EA">
        <w:rPr>
          <w:rFonts w:ascii="Times New Roman" w:hAnsi="Times New Roman" w:cs="Times New Roman"/>
          <w:sz w:val="24"/>
          <w:szCs w:val="24"/>
        </w:rPr>
        <w:t>: 429–448. doi:10.1146/annurev-ecolsys-110411-160251</w:t>
      </w:r>
    </w:p>
    <w:p w14:paraId="4A23B421"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Sommer, U., Z. Maciej Gleiwicz, W. Lampert, and A. Duncan. 1986. The PEG-model of seasonal succession of planktonic events in fresh waters. Archiv Fur Hydrobiologie </w:t>
      </w:r>
      <w:r w:rsidRPr="00AB00EA">
        <w:rPr>
          <w:rFonts w:ascii="Times New Roman" w:hAnsi="Times New Roman" w:cs="Times New Roman"/>
          <w:b/>
          <w:bCs/>
          <w:sz w:val="24"/>
          <w:szCs w:val="24"/>
        </w:rPr>
        <w:t>106</w:t>
      </w:r>
      <w:r w:rsidRPr="00AB00EA">
        <w:rPr>
          <w:rFonts w:ascii="Times New Roman" w:hAnsi="Times New Roman" w:cs="Times New Roman"/>
          <w:sz w:val="24"/>
          <w:szCs w:val="24"/>
        </w:rPr>
        <w:t>: 433–471.</w:t>
      </w:r>
    </w:p>
    <w:p w14:paraId="56C2248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South, A. 2017. rnaturalearth: World Map Data from Natural Earth,.</w:t>
      </w:r>
    </w:p>
    <w:p w14:paraId="70FF9D3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Stanford, J. A., B. K. Ellis, D. G. Carr, G. C. Poole, J. A. Craft, and D. W. Chess. 1994a. Diagnostic Analysis of Annual Phosphorus Loading and Pelagic Primary Production in Flathead Lake, Montana. FLBS Open File Report 132-94. FLBS Open File Report 132-94.</w:t>
      </w:r>
    </w:p>
    <w:p w14:paraId="193F28D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Stanford, J. A., T. J. Stuart, and B. K. Ellis. 1983. Limnology of Flathead Lake. Flathead River Basin Environmental Impact Study Open File Report 076-83. Open File Report 076-83 U.S. Environmental Protection Agency.</w:t>
      </w:r>
    </w:p>
    <w:p w14:paraId="270E7C4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Stanford, J. A., J. V. Ward, and B. K. Ellis. 1994b. 14 - Ecology of the Alluvial Aquifers of the Flathead River, Montana, p. 367–390. </w:t>
      </w:r>
      <w:r w:rsidRPr="00AB00EA">
        <w:rPr>
          <w:rFonts w:ascii="Times New Roman" w:hAnsi="Times New Roman" w:cs="Times New Roman"/>
          <w:i/>
          <w:iCs/>
          <w:sz w:val="24"/>
          <w:szCs w:val="24"/>
        </w:rPr>
        <w:t>In</w:t>
      </w:r>
      <w:r w:rsidRPr="00AB00EA">
        <w:rPr>
          <w:rFonts w:ascii="Times New Roman" w:hAnsi="Times New Roman" w:cs="Times New Roman"/>
          <w:sz w:val="24"/>
          <w:szCs w:val="24"/>
        </w:rPr>
        <w:t xml:space="preserve"> J. Gibert, D.L. Danielopol, and J.A. Stanford [eds.], Groundwater Ecology. Academic Press.</w:t>
      </w:r>
    </w:p>
    <w:p w14:paraId="71C25DC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Stevenson, R. J., M. L. Bothwell, and R. L. Lowe, eds. 1996. Algal Ecology: Freshwater Benthic Ecosystem, Academic Press.</w:t>
      </w:r>
    </w:p>
    <w:p w14:paraId="4895492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Stewart, K. W. 2002. Nymphs of North American Stonefly Genera, 2nd edition. The Caddis Press.</w:t>
      </w:r>
    </w:p>
    <w:p w14:paraId="22253D1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Taipale, S., U. Strandberg, E. Peltomaa, A. W. E. Galloway, A. Ojala, and M. T. Brett. 2013. Fatty acid composition as biomarkers of freshwater microalgae: analysis of 37 strains of microalgae in 22 genera and in seven classes. Aquatic Microbial Ecology </w:t>
      </w:r>
      <w:r w:rsidRPr="00AB00EA">
        <w:rPr>
          <w:rFonts w:ascii="Times New Roman" w:hAnsi="Times New Roman" w:cs="Times New Roman"/>
          <w:b/>
          <w:bCs/>
          <w:sz w:val="24"/>
          <w:szCs w:val="24"/>
        </w:rPr>
        <w:t>71</w:t>
      </w:r>
      <w:r w:rsidRPr="00AB00EA">
        <w:rPr>
          <w:rFonts w:ascii="Times New Roman" w:hAnsi="Times New Roman" w:cs="Times New Roman"/>
          <w:sz w:val="24"/>
          <w:szCs w:val="24"/>
        </w:rPr>
        <w:t>: 165–178. doi:10.3354/ame01671</w:t>
      </w:r>
    </w:p>
    <w:p w14:paraId="09A6150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Tappenbeck, T. H., and B. K. Ellis. 2010. Assessment of Groundwater Pollutants and Contaminants in the Shallow Aquifer of the Flathead Valley, Kalispell, Montana: Phase I. FLBS Report 206-10. FLBS Report 206-10 Flathead Basin Commission.</w:t>
      </w:r>
    </w:p>
    <w:p w14:paraId="43811CF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Tappenbeck, T. H., and B. K. Ellis. 2011. Assessment of Groundwater Pollutants and Contaminants in the Shallow Aquifer of Flathead Valley, Kalispell, Montana: Phase II. FLCS Report 207-11. FLCS Report 207-11 Flathead Basin Commission.</w:t>
      </w:r>
    </w:p>
    <w:p w14:paraId="4B41C3E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Templar, H. A., D. K. Dila, M. J. Bootsma, S. R. Corsi, and S. L. McLellan. 2016. Quantification of human-associated fecal indicators reveal sewage from urban watersheds as a source of pollution to Lake Michigan. Water Research </w:t>
      </w:r>
      <w:r w:rsidRPr="00AB00EA">
        <w:rPr>
          <w:rFonts w:ascii="Times New Roman" w:hAnsi="Times New Roman" w:cs="Times New Roman"/>
          <w:b/>
          <w:bCs/>
          <w:sz w:val="24"/>
          <w:szCs w:val="24"/>
        </w:rPr>
        <w:t>100</w:t>
      </w:r>
      <w:r w:rsidRPr="00AB00EA">
        <w:rPr>
          <w:rFonts w:ascii="Times New Roman" w:hAnsi="Times New Roman" w:cs="Times New Roman"/>
          <w:sz w:val="24"/>
          <w:szCs w:val="24"/>
        </w:rPr>
        <w:t>: 556–567. doi:10.1016/j.watres.2016.05.056</w:t>
      </w:r>
    </w:p>
    <w:p w14:paraId="3505D614"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Thrane, J.-E., D. O. Hessen, and T. Andersen. 2017. Plasticity in algal stoichiometry: Experimental evidence of a temperature-induced shift in optimal supply N:P ratio. Limnology and Oceanography </w:t>
      </w:r>
      <w:r w:rsidRPr="00AB00EA">
        <w:rPr>
          <w:rFonts w:ascii="Times New Roman" w:hAnsi="Times New Roman" w:cs="Times New Roman"/>
          <w:b/>
          <w:bCs/>
          <w:sz w:val="24"/>
          <w:szCs w:val="24"/>
        </w:rPr>
        <w:t>62</w:t>
      </w:r>
      <w:r w:rsidRPr="00AB00EA">
        <w:rPr>
          <w:rFonts w:ascii="Times New Roman" w:hAnsi="Times New Roman" w:cs="Times New Roman"/>
          <w:sz w:val="24"/>
          <w:szCs w:val="24"/>
        </w:rPr>
        <w:t>: 1346–1354. doi:10.1002/lno.10500</w:t>
      </w:r>
    </w:p>
    <w:p w14:paraId="3BF2909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Timoshkin, O. A., M. V. Moore, N. N. Kulikova, and others. 2018. Groundwater contamination by sewage causes benthic algal outbreaks in the littoral zone of Lake Baikal (East Siberia). Journal of Great Lakes Research. doi:10.1016/j.jglr.2018.01.008</w:t>
      </w:r>
    </w:p>
    <w:p w14:paraId="63A1A3BB"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Timoshkin, O. A., D. P. Samsonov, M. Yamamuro, and others. 2016. Rapid ecological change in the coastal zone of Lake Baikal (East Siberia): Is the site of the world’s greatest freshwater biodiversity in danger? Journal of Great Lakes Research </w:t>
      </w:r>
      <w:r w:rsidRPr="00AB00EA">
        <w:rPr>
          <w:rFonts w:ascii="Times New Roman" w:hAnsi="Times New Roman" w:cs="Times New Roman"/>
          <w:b/>
          <w:bCs/>
          <w:sz w:val="24"/>
          <w:szCs w:val="24"/>
        </w:rPr>
        <w:t>42</w:t>
      </w:r>
      <w:r w:rsidRPr="00AB00EA">
        <w:rPr>
          <w:rFonts w:ascii="Times New Roman" w:hAnsi="Times New Roman" w:cs="Times New Roman"/>
          <w:sz w:val="24"/>
          <w:szCs w:val="24"/>
        </w:rPr>
        <w:t>: 487–497. doi:10.1016/j.jglr.2016.02.011</w:t>
      </w:r>
    </w:p>
    <w:p w14:paraId="4B13239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Tong, Y., M. Wang, J. Peñuelas, and others. 2020. Improvement in municipal wastewater treatment alters lake nitrogen to phosphorus ratios in populated regions. Proc Natl Acad Sci USA </w:t>
      </w:r>
      <w:r w:rsidRPr="00AB00EA">
        <w:rPr>
          <w:rFonts w:ascii="Times New Roman" w:hAnsi="Times New Roman" w:cs="Times New Roman"/>
          <w:b/>
          <w:bCs/>
          <w:sz w:val="24"/>
          <w:szCs w:val="24"/>
        </w:rPr>
        <w:t>117</w:t>
      </w:r>
      <w:r w:rsidRPr="00AB00EA">
        <w:rPr>
          <w:rFonts w:ascii="Times New Roman" w:hAnsi="Times New Roman" w:cs="Times New Roman"/>
          <w:sz w:val="24"/>
          <w:szCs w:val="24"/>
        </w:rPr>
        <w:t>: 11566–11572. doi:10.1073/pnas.1920759117</w:t>
      </w:r>
    </w:p>
    <w:p w14:paraId="3849057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Turetsky, M. R., R. K. Wieder, C. J. Williams, and D. H. Vitt. 2000. Organic matter accumulation, peat chemistry, and permafrost melting in peatlands of boreal Alberta. Écoscience </w:t>
      </w:r>
      <w:r w:rsidRPr="00AB00EA">
        <w:rPr>
          <w:rFonts w:ascii="Times New Roman" w:hAnsi="Times New Roman" w:cs="Times New Roman"/>
          <w:b/>
          <w:bCs/>
          <w:sz w:val="24"/>
          <w:szCs w:val="24"/>
        </w:rPr>
        <w:t>7</w:t>
      </w:r>
      <w:r w:rsidRPr="00AB00EA">
        <w:rPr>
          <w:rFonts w:ascii="Times New Roman" w:hAnsi="Times New Roman" w:cs="Times New Roman"/>
          <w:sz w:val="24"/>
          <w:szCs w:val="24"/>
        </w:rPr>
        <w:t>: 115–122. doi:10.1080/11956860.2000.11682608</w:t>
      </w:r>
    </w:p>
    <w:p w14:paraId="646457A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Vadeboncoeur, Y., M. V. Moore, S. D. Stewart, and others. 2021. Blue Waters, Green Bottoms: Benthic Filamentous Algal Blooms Are an Emerging Threat to Clear Lakes Worldwide. BioScience. doi:10.1093/biosci/biab049</w:t>
      </w:r>
    </w:p>
    <w:p w14:paraId="7882F02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Volkova, E. A., N. A. Bondarenko, and O. A. Timoshkin. 2018. Morphotaxonomy, distribution and abundance of </w:t>
      </w:r>
      <w:r w:rsidRPr="00AB00EA">
        <w:rPr>
          <w:rFonts w:ascii="Times New Roman" w:hAnsi="Times New Roman" w:cs="Times New Roman"/>
          <w:i/>
          <w:iCs/>
          <w:sz w:val="24"/>
          <w:szCs w:val="24"/>
        </w:rPr>
        <w:t>Spirogyra</w:t>
      </w:r>
      <w:r w:rsidRPr="00AB00EA">
        <w:rPr>
          <w:rFonts w:ascii="Times New Roman" w:hAnsi="Times New Roman" w:cs="Times New Roman"/>
          <w:sz w:val="24"/>
          <w:szCs w:val="24"/>
        </w:rPr>
        <w:t xml:space="preserve"> (Zygnematophyceae, Charophyta) in Lake Baikal, East Siberia. Phycologia </w:t>
      </w:r>
      <w:r w:rsidRPr="00AB00EA">
        <w:rPr>
          <w:rFonts w:ascii="Times New Roman" w:hAnsi="Times New Roman" w:cs="Times New Roman"/>
          <w:b/>
          <w:bCs/>
          <w:sz w:val="24"/>
          <w:szCs w:val="24"/>
        </w:rPr>
        <w:t>57</w:t>
      </w:r>
      <w:r w:rsidRPr="00AB00EA">
        <w:rPr>
          <w:rFonts w:ascii="Times New Roman" w:hAnsi="Times New Roman" w:cs="Times New Roman"/>
          <w:sz w:val="24"/>
          <w:szCs w:val="24"/>
        </w:rPr>
        <w:t>: 298–308. doi:10.2216/17-69.1</w:t>
      </w:r>
    </w:p>
    <w:p w14:paraId="52436C7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Wickham, H., M. Averick, J. Bryan, and others. 2019. Welcome to the tidyverse. Journal of Open Source Software </w:t>
      </w:r>
      <w:r w:rsidRPr="00AB00EA">
        <w:rPr>
          <w:rFonts w:ascii="Times New Roman" w:hAnsi="Times New Roman" w:cs="Times New Roman"/>
          <w:b/>
          <w:bCs/>
          <w:sz w:val="24"/>
          <w:szCs w:val="24"/>
        </w:rPr>
        <w:t>4</w:t>
      </w:r>
      <w:r w:rsidRPr="00AB00EA">
        <w:rPr>
          <w:rFonts w:ascii="Times New Roman" w:hAnsi="Times New Roman" w:cs="Times New Roman"/>
          <w:sz w:val="24"/>
          <w:szCs w:val="24"/>
        </w:rPr>
        <w:t>: 1686. doi:10.21105/joss.01686</w:t>
      </w:r>
    </w:p>
    <w:p w14:paraId="7FA4237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Wilke, C. O. 2019. cowplot: Streamlined Plot Theme and Plot Annotations for “ggplot2,.”</w:t>
      </w:r>
    </w:p>
    <w:p w14:paraId="56F13BB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Withers, P. J., P. Jordan, L. May, H. P. Jarvie, and N. E. Deal. 2014. Do septic tank systems pose a hidden threat to water quality? Frontiers in Ecology and the Environment </w:t>
      </w:r>
      <w:r w:rsidRPr="00AB00EA">
        <w:rPr>
          <w:rFonts w:ascii="Times New Roman" w:hAnsi="Times New Roman" w:cs="Times New Roman"/>
          <w:b/>
          <w:bCs/>
          <w:sz w:val="24"/>
          <w:szCs w:val="24"/>
        </w:rPr>
        <w:t>12</w:t>
      </w:r>
      <w:r w:rsidRPr="00AB00EA">
        <w:rPr>
          <w:rFonts w:ascii="Times New Roman" w:hAnsi="Times New Roman" w:cs="Times New Roman"/>
          <w:sz w:val="24"/>
          <w:szCs w:val="24"/>
        </w:rPr>
        <w:t>: 123–130. doi:10.1890/130131</w:t>
      </w:r>
    </w:p>
    <w:p w14:paraId="7F8D7B6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Xu, S. 2021. ggstar: Multiple Geometric Shape Point Layer for “ggplot2,.”</w:t>
      </w:r>
    </w:p>
    <w:p w14:paraId="71C5068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Yang, Y.-Y., G. S. Toor, P. C. Wilson, and C. F. Williams. 2016. Septic systems as hot-spots of pollutants in the environment: Fate and mass balance of micropollutants in septic drainfields. Science of The Total Environment </w:t>
      </w:r>
      <w:r w:rsidRPr="00AB00EA">
        <w:rPr>
          <w:rFonts w:ascii="Times New Roman" w:hAnsi="Times New Roman" w:cs="Times New Roman"/>
          <w:b/>
          <w:bCs/>
          <w:sz w:val="24"/>
          <w:szCs w:val="24"/>
        </w:rPr>
        <w:t>566–567</w:t>
      </w:r>
      <w:r w:rsidRPr="00AB00EA">
        <w:rPr>
          <w:rFonts w:ascii="Times New Roman" w:hAnsi="Times New Roman" w:cs="Times New Roman"/>
          <w:sz w:val="24"/>
          <w:szCs w:val="24"/>
        </w:rPr>
        <w:t>: 1535–1544. doi:10.1016/j.scitotenv.2016.06.043</w:t>
      </w:r>
    </w:p>
    <w:p w14:paraId="2E981B5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Young, R. T. 1935. The Life of Flathead Lake, Montana. Ecological Monographs </w:t>
      </w:r>
      <w:r w:rsidRPr="00AB00EA">
        <w:rPr>
          <w:rFonts w:ascii="Times New Roman" w:hAnsi="Times New Roman" w:cs="Times New Roman"/>
          <w:b/>
          <w:bCs/>
          <w:sz w:val="24"/>
          <w:szCs w:val="24"/>
        </w:rPr>
        <w:t>5</w:t>
      </w:r>
      <w:r w:rsidRPr="00AB00EA">
        <w:rPr>
          <w:rFonts w:ascii="Times New Roman" w:hAnsi="Times New Roman" w:cs="Times New Roman"/>
          <w:sz w:val="24"/>
          <w:szCs w:val="24"/>
        </w:rPr>
        <w:t>: 1–163. doi:10.2307/1948521</w:t>
      </w:r>
    </w:p>
    <w:p w14:paraId="4DC9B136" w14:textId="342863EC" w:rsidR="003B1E7C" w:rsidRDefault="00976B05">
      <w:pPr>
        <w:rPr>
          <w:rFonts w:ascii="Times New Roman" w:eastAsia="Times New Roman" w:hAnsi="Times New Roman" w:cs="Times New Roman"/>
          <w:b/>
          <w:sz w:val="24"/>
          <w:szCs w:val="24"/>
        </w:rPr>
      </w:pPr>
      <w:r w:rsidRPr="00AB00EA">
        <w:rPr>
          <w:rFonts w:ascii="Times New Roman" w:hAnsi="Times New Roman" w:cs="Times New Roman"/>
          <w:sz w:val="24"/>
          <w:szCs w:val="24"/>
        </w:rPr>
        <w:fldChar w:fldCharType="end"/>
      </w:r>
      <w:r w:rsidR="004D36A9">
        <w:t xml:space="preserve">  </w:t>
      </w:r>
      <w:r w:rsidR="003B1E7C">
        <w:rPr>
          <w:rFonts w:ascii="Times New Roman" w:eastAsia="Times New Roman" w:hAnsi="Times New Roman" w:cs="Times New Roman"/>
          <w:b/>
          <w:sz w:val="24"/>
          <w:szCs w:val="24"/>
        </w:rPr>
        <w:br w:type="page"/>
      </w:r>
    </w:p>
    <w:p w14:paraId="4D2982E3" w14:textId="221D015A" w:rsidR="00E224A0" w:rsidRDefault="00E224A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Acknowledgements</w:t>
      </w:r>
    </w:p>
    <w:p w14:paraId="733823A7" w14:textId="7910CD48" w:rsidR="00FD7D0B" w:rsidRDefault="00E224A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research scientists, and staff of the Flathead Lake Biological Research Station at the University of Montana for their expert field and laboratory support; Adam Baumann, Sydni </w:t>
      </w:r>
      <w:proofErr w:type="spellStart"/>
      <w:r>
        <w:rPr>
          <w:rFonts w:ascii="Times New Roman" w:eastAsia="Times New Roman" w:hAnsi="Times New Roman" w:cs="Times New Roman"/>
          <w:sz w:val="24"/>
          <w:szCs w:val="24"/>
        </w:rPr>
        <w:t>Racki</w:t>
      </w:r>
      <w:proofErr w:type="spellEnd"/>
      <w:r>
        <w:rPr>
          <w:rFonts w:ascii="Times New Roman" w:eastAsia="Times New Roman" w:hAnsi="Times New Roman" w:cs="Times New Roman"/>
          <w:sz w:val="24"/>
          <w:szCs w:val="24"/>
        </w:rPr>
        <w:t xml:space="preserve">, John Ranieri, James Craft, </w:t>
      </w:r>
      <w:r w:rsidR="008A3A9A">
        <w:rPr>
          <w:rFonts w:ascii="Times New Roman" w:eastAsia="Times New Roman" w:hAnsi="Times New Roman" w:cs="Times New Roman"/>
          <w:sz w:val="24"/>
          <w:szCs w:val="24"/>
        </w:rPr>
        <w:t xml:space="preserve">Tyler </w:t>
      </w:r>
      <w:proofErr w:type="spellStart"/>
      <w:r w:rsidR="008A3A9A">
        <w:rPr>
          <w:rFonts w:ascii="Times New Roman" w:eastAsia="Times New Roman" w:hAnsi="Times New Roman" w:cs="Times New Roman"/>
          <w:sz w:val="24"/>
          <w:szCs w:val="24"/>
        </w:rPr>
        <w:t>Tappenbeck</w:t>
      </w:r>
      <w:proofErr w:type="spellEnd"/>
      <w:r w:rsidR="008A3A9A">
        <w:rPr>
          <w:rFonts w:ascii="Times New Roman" w:eastAsia="Times New Roman" w:hAnsi="Times New Roman" w:cs="Times New Roman"/>
          <w:sz w:val="24"/>
          <w:szCs w:val="24"/>
        </w:rPr>
        <w:t xml:space="preserve">, Diane Whited, and James J. </w:t>
      </w:r>
      <w:proofErr w:type="spellStart"/>
      <w:r w:rsidR="008A3A9A">
        <w:rPr>
          <w:rFonts w:ascii="Times New Roman" w:eastAsia="Times New Roman" w:hAnsi="Times New Roman" w:cs="Times New Roman"/>
          <w:sz w:val="24"/>
          <w:szCs w:val="24"/>
        </w:rPr>
        <w:t>Elser</w:t>
      </w:r>
      <w:proofErr w:type="spellEnd"/>
      <w:r w:rsidR="008A3A9A">
        <w:rPr>
          <w:rFonts w:ascii="Times New Roman" w:eastAsia="Times New Roman" w:hAnsi="Times New Roman" w:cs="Times New Roman"/>
          <w:sz w:val="24"/>
          <w:szCs w:val="24"/>
        </w:rPr>
        <w:t xml:space="preserve"> for lending their time, patience, and expertise in helping us develop both this study and a historical understanding of Flathead Lake’s limnology and ecology. We appreciate the constructive feedback from Stephanie G. </w:t>
      </w:r>
      <w:proofErr w:type="spellStart"/>
      <w:r w:rsidR="008A3A9A">
        <w:rPr>
          <w:rFonts w:ascii="Times New Roman" w:eastAsia="Times New Roman" w:hAnsi="Times New Roman" w:cs="Times New Roman"/>
          <w:sz w:val="24"/>
          <w:szCs w:val="24"/>
        </w:rPr>
        <w:t>Labou</w:t>
      </w:r>
      <w:proofErr w:type="spellEnd"/>
      <w:r w:rsidR="008A3A9A">
        <w:rPr>
          <w:rFonts w:ascii="Times New Roman" w:eastAsia="Times New Roman" w:hAnsi="Times New Roman" w:cs="Times New Roman"/>
          <w:sz w:val="24"/>
          <w:szCs w:val="24"/>
        </w:rPr>
        <w:t xml:space="preserve">, Alli N. Cramer, Stephen M. Powers, Alexander K. </w:t>
      </w:r>
      <w:proofErr w:type="spellStart"/>
      <w:r w:rsidR="008A3A9A">
        <w:rPr>
          <w:rFonts w:ascii="Times New Roman" w:eastAsia="Times New Roman" w:hAnsi="Times New Roman" w:cs="Times New Roman"/>
          <w:sz w:val="24"/>
          <w:szCs w:val="24"/>
        </w:rPr>
        <w:t>Fremier</w:t>
      </w:r>
      <w:proofErr w:type="spellEnd"/>
      <w:r w:rsidR="008A3A9A">
        <w:rPr>
          <w:rFonts w:ascii="Times New Roman" w:eastAsia="Times New Roman" w:hAnsi="Times New Roman" w:cs="Times New Roman"/>
          <w:sz w:val="24"/>
          <w:szCs w:val="24"/>
        </w:rPr>
        <w:t xml:space="preserve">, Ted </w:t>
      </w:r>
      <w:proofErr w:type="spellStart"/>
      <w:r w:rsidR="008A3A9A">
        <w:rPr>
          <w:rFonts w:ascii="Times New Roman" w:eastAsia="Times New Roman" w:hAnsi="Times New Roman" w:cs="Times New Roman"/>
          <w:sz w:val="24"/>
          <w:szCs w:val="24"/>
        </w:rPr>
        <w:t>Ozersky</w:t>
      </w:r>
      <w:proofErr w:type="spellEnd"/>
      <w:r w:rsidR="008A3A9A">
        <w:rPr>
          <w:rFonts w:ascii="Times New Roman" w:eastAsia="Times New Roman" w:hAnsi="Times New Roman" w:cs="Times New Roman"/>
          <w:sz w:val="24"/>
          <w:szCs w:val="24"/>
        </w:rPr>
        <w:t xml:space="preserve">, Erica J. </w:t>
      </w:r>
      <w:proofErr w:type="spellStart"/>
      <w:r w:rsidR="008A3A9A">
        <w:rPr>
          <w:rFonts w:ascii="Times New Roman" w:eastAsia="Times New Roman" w:hAnsi="Times New Roman" w:cs="Times New Roman"/>
          <w:sz w:val="24"/>
          <w:szCs w:val="24"/>
        </w:rPr>
        <w:t>Crespi</w:t>
      </w:r>
      <w:proofErr w:type="spellEnd"/>
      <w:r w:rsidR="008A3A9A">
        <w:rPr>
          <w:rFonts w:ascii="Times New Roman" w:eastAsia="Times New Roman" w:hAnsi="Times New Roman" w:cs="Times New Roman"/>
          <w:sz w:val="24"/>
          <w:szCs w:val="24"/>
        </w:rPr>
        <w:t xml:space="preserve">, Nicholas B. </w:t>
      </w:r>
      <w:proofErr w:type="spellStart"/>
      <w:r w:rsidR="008A3A9A">
        <w:rPr>
          <w:rFonts w:ascii="Times New Roman" w:eastAsia="Times New Roman" w:hAnsi="Times New Roman" w:cs="Times New Roman"/>
          <w:sz w:val="24"/>
          <w:szCs w:val="24"/>
        </w:rPr>
        <w:t>Engdahl</w:t>
      </w:r>
      <w:proofErr w:type="spellEnd"/>
      <w:r w:rsidR="008A3A9A">
        <w:rPr>
          <w:rFonts w:ascii="Times New Roman" w:eastAsia="Times New Roman" w:hAnsi="Times New Roman" w:cs="Times New Roman"/>
          <w:sz w:val="24"/>
          <w:szCs w:val="24"/>
        </w:rPr>
        <w:t xml:space="preserve">, and Tyler </w:t>
      </w:r>
      <w:proofErr w:type="spellStart"/>
      <w:r w:rsidR="008A3A9A">
        <w:rPr>
          <w:rFonts w:ascii="Times New Roman" w:eastAsia="Times New Roman" w:hAnsi="Times New Roman" w:cs="Times New Roman"/>
          <w:sz w:val="24"/>
          <w:szCs w:val="24"/>
        </w:rPr>
        <w:t>Fouty</w:t>
      </w:r>
      <w:proofErr w:type="spellEnd"/>
      <w:r w:rsidR="008A3A9A">
        <w:rPr>
          <w:rFonts w:ascii="Times New Roman" w:eastAsia="Times New Roman" w:hAnsi="Times New Roman" w:cs="Times New Roman"/>
          <w:sz w:val="24"/>
          <w:szCs w:val="24"/>
        </w:rPr>
        <w:t xml:space="preserve"> for helping develop the clarity and vision of this project from its inception through the finalized analyses. </w:t>
      </w:r>
      <w:r w:rsidR="008A3A9A" w:rsidRPr="008A3A9A">
        <w:rPr>
          <w:rFonts w:ascii="Times New Roman" w:eastAsia="Times New Roman" w:hAnsi="Times New Roman" w:cs="Times New Roman"/>
          <w:sz w:val="24"/>
          <w:szCs w:val="24"/>
        </w:rPr>
        <w:t xml:space="preserve">Funding was provided by </w:t>
      </w:r>
      <w:r w:rsidR="008A3A9A">
        <w:rPr>
          <w:rFonts w:ascii="Times New Roman" w:eastAsia="Times New Roman" w:hAnsi="Times New Roman" w:cs="Times New Roman"/>
          <w:sz w:val="24"/>
          <w:szCs w:val="24"/>
        </w:rPr>
        <w:t>a</w:t>
      </w:r>
      <w:r w:rsidR="008A3A9A" w:rsidRPr="008A3A9A">
        <w:rPr>
          <w:rFonts w:ascii="Times New Roman" w:eastAsia="Times New Roman" w:hAnsi="Times New Roman" w:cs="Times New Roman"/>
          <w:sz w:val="24"/>
          <w:szCs w:val="24"/>
        </w:rPr>
        <w:t xml:space="preserve"> National Science Foundation Graduate Research Fellowship to M.F.M. (NSF-DGE-1347973. This work serves as one chapter of M.F.M.’s doctoral dissertation in Environmental and Natural Resource Sciences at Washington State University. The authors declare no conflicts of interest.</w:t>
      </w:r>
    </w:p>
    <w:p w14:paraId="236AFEB9" w14:textId="77777777" w:rsidR="00FD7D0B" w:rsidRDefault="00FD7D0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A041CE" w14:textId="77777777" w:rsidR="00686B69" w:rsidRDefault="00FD7D0B">
      <w:pPr>
        <w:widowControl w:val="0"/>
        <w:spacing w:line="240" w:lineRule="auto"/>
      </w:pPr>
      <w:r>
        <w:rPr>
          <w:noProof/>
        </w:rPr>
        <w:lastRenderedPageBreak/>
        <w:drawing>
          <wp:inline distT="0" distB="0" distL="0" distR="0" wp14:anchorId="2BD60FDB" wp14:editId="64B33DD3">
            <wp:extent cx="4572009" cy="45720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athead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2900E3DD" w14:textId="1BD70CBC" w:rsidR="00686B69" w:rsidRPr="00771108" w:rsidRDefault="00000847">
      <w:pPr>
        <w:rPr>
          <w:rFonts w:ascii="Times New Roman" w:hAnsi="Times New Roman" w:cs="Times New Roman"/>
          <w:sz w:val="24"/>
          <w:szCs w:val="24"/>
        </w:rPr>
      </w:pPr>
      <w:r w:rsidRPr="00771108">
        <w:rPr>
          <w:rFonts w:ascii="Times New Roman" w:hAnsi="Times New Roman" w:cs="Times New Roman"/>
          <w:sz w:val="24"/>
          <w:szCs w:val="24"/>
        </w:rPr>
        <w:t xml:space="preserve">Figure 1: Map of sampling locations, </w:t>
      </w:r>
      <w:r w:rsidR="00B00D58">
        <w:rPr>
          <w:rFonts w:ascii="Times New Roman" w:hAnsi="Times New Roman" w:cs="Times New Roman"/>
          <w:sz w:val="24"/>
          <w:szCs w:val="24"/>
        </w:rPr>
        <w:t>S</w:t>
      </w:r>
      <w:r w:rsidRPr="00771108">
        <w:rPr>
          <w:rFonts w:ascii="Times New Roman" w:hAnsi="Times New Roman" w:cs="Times New Roman"/>
          <w:sz w:val="24"/>
          <w:szCs w:val="24"/>
        </w:rPr>
        <w:t xml:space="preserve">tate </w:t>
      </w:r>
      <w:r w:rsidR="00B00D58">
        <w:rPr>
          <w:rFonts w:ascii="Times New Roman" w:hAnsi="Times New Roman" w:cs="Times New Roman"/>
          <w:sz w:val="24"/>
          <w:szCs w:val="24"/>
        </w:rPr>
        <w:t>P</w:t>
      </w:r>
      <w:r w:rsidRPr="00771108">
        <w:rPr>
          <w:rFonts w:ascii="Times New Roman" w:hAnsi="Times New Roman" w:cs="Times New Roman"/>
          <w:sz w:val="24"/>
          <w:szCs w:val="24"/>
        </w:rPr>
        <w:t xml:space="preserve">arks, and major lakeside developments. Sampling locations are denoted by the blue circles and </w:t>
      </w:r>
      <w:r w:rsidR="000A78AB" w:rsidRPr="00771108">
        <w:rPr>
          <w:rFonts w:ascii="Times New Roman" w:hAnsi="Times New Roman" w:cs="Times New Roman"/>
          <w:sz w:val="24"/>
          <w:szCs w:val="24"/>
        </w:rPr>
        <w:t xml:space="preserve">are labeled with the site name. HO and DU were considered reference sites, where HO was sampled within the Flathead River before it enters Flathead Lake and DU was sampled where there was no adjacent lakeside development. </w:t>
      </w:r>
      <w:r w:rsidR="00D51B96" w:rsidRPr="00771108">
        <w:rPr>
          <w:rFonts w:ascii="Times New Roman" w:hAnsi="Times New Roman" w:cs="Times New Roman"/>
          <w:sz w:val="24"/>
          <w:szCs w:val="24"/>
        </w:rPr>
        <w:t xml:space="preserve">Green diamonds correspond to locations of five </w:t>
      </w:r>
      <w:r w:rsidR="003943E2">
        <w:rPr>
          <w:rFonts w:ascii="Times New Roman" w:hAnsi="Times New Roman" w:cs="Times New Roman"/>
          <w:sz w:val="24"/>
          <w:szCs w:val="24"/>
        </w:rPr>
        <w:t>State Parks</w:t>
      </w:r>
      <w:r w:rsidR="00D51B96" w:rsidRPr="00771108">
        <w:rPr>
          <w:rFonts w:ascii="Times New Roman" w:hAnsi="Times New Roman" w:cs="Times New Roman"/>
          <w:sz w:val="24"/>
          <w:szCs w:val="24"/>
        </w:rPr>
        <w:t xml:space="preserve">, from which we gather monthly </w:t>
      </w:r>
      <w:r w:rsidR="00B00D58">
        <w:rPr>
          <w:rFonts w:ascii="Times New Roman" w:hAnsi="Times New Roman" w:cs="Times New Roman"/>
          <w:sz w:val="24"/>
          <w:szCs w:val="24"/>
        </w:rPr>
        <w:t xml:space="preserve">data on </w:t>
      </w:r>
      <w:r w:rsidR="00D51B96" w:rsidRPr="00771108">
        <w:rPr>
          <w:rFonts w:ascii="Times New Roman" w:hAnsi="Times New Roman" w:cs="Times New Roman"/>
          <w:sz w:val="24"/>
          <w:szCs w:val="24"/>
        </w:rPr>
        <w:t xml:space="preserve">visitor passes sold. Many sampling locations (blue circles) and </w:t>
      </w:r>
      <w:r w:rsidR="003943E2">
        <w:rPr>
          <w:rFonts w:ascii="Times New Roman" w:hAnsi="Times New Roman" w:cs="Times New Roman"/>
          <w:sz w:val="24"/>
          <w:szCs w:val="24"/>
        </w:rPr>
        <w:t>State Parks</w:t>
      </w:r>
      <w:r w:rsidR="00D51B96" w:rsidRPr="00771108">
        <w:rPr>
          <w:rFonts w:ascii="Times New Roman" w:hAnsi="Times New Roman" w:cs="Times New Roman"/>
          <w:sz w:val="24"/>
          <w:szCs w:val="24"/>
        </w:rPr>
        <w:t xml:space="preserve"> (green diamonds) </w:t>
      </w:r>
      <w:r w:rsidR="00976B05">
        <w:rPr>
          <w:rFonts w:ascii="Times New Roman" w:hAnsi="Times New Roman" w:cs="Times New Roman"/>
          <w:sz w:val="24"/>
          <w:szCs w:val="24"/>
        </w:rPr>
        <w:t xml:space="preserve">are co-located, and their </w:t>
      </w:r>
      <w:r w:rsidR="00E86A26">
        <w:rPr>
          <w:rFonts w:ascii="Times New Roman" w:hAnsi="Times New Roman" w:cs="Times New Roman"/>
          <w:sz w:val="24"/>
          <w:szCs w:val="24"/>
        </w:rPr>
        <w:t xml:space="preserve">respective </w:t>
      </w:r>
      <w:r w:rsidR="00976B05">
        <w:rPr>
          <w:rFonts w:ascii="Times New Roman" w:hAnsi="Times New Roman" w:cs="Times New Roman"/>
          <w:sz w:val="24"/>
          <w:szCs w:val="24"/>
        </w:rPr>
        <w:t xml:space="preserve">symbols </w:t>
      </w:r>
      <w:r w:rsidR="00E86A26">
        <w:rPr>
          <w:rFonts w:ascii="Times New Roman" w:hAnsi="Times New Roman" w:cs="Times New Roman"/>
          <w:sz w:val="24"/>
          <w:szCs w:val="24"/>
        </w:rPr>
        <w:t>may overlap</w:t>
      </w:r>
      <w:r w:rsidR="00D51B96" w:rsidRPr="00771108">
        <w:rPr>
          <w:rFonts w:ascii="Times New Roman" w:hAnsi="Times New Roman" w:cs="Times New Roman"/>
          <w:sz w:val="24"/>
          <w:szCs w:val="24"/>
        </w:rPr>
        <w:t xml:space="preserve">. Purple polygons refer to area delineated for five major lakeside developments (Bigfork, Lakeside, Wood’s Bay, Dayton, and Polson). </w:t>
      </w:r>
      <w:r w:rsidR="00686B69" w:rsidRPr="00771108">
        <w:rPr>
          <w:rFonts w:ascii="Times New Roman" w:hAnsi="Times New Roman" w:cs="Times New Roman"/>
          <w:sz w:val="24"/>
          <w:szCs w:val="24"/>
        </w:rPr>
        <w:br w:type="page"/>
      </w:r>
    </w:p>
    <w:p w14:paraId="4EF278E1" w14:textId="77777777" w:rsidR="00686B69" w:rsidRDefault="00686B69">
      <w:pPr>
        <w:widowControl w:val="0"/>
        <w:spacing w:line="240" w:lineRule="auto"/>
      </w:pPr>
      <w:r>
        <w:rPr>
          <w:noProof/>
        </w:rPr>
        <w:lastRenderedPageBreak/>
        <w:drawing>
          <wp:inline distT="0" distB="0" distL="0" distR="0" wp14:anchorId="3DFF7540" wp14:editId="5FF90170">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athead_map_monthl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CC405F7" w14:textId="3174BA1D" w:rsidR="00FD7D0B" w:rsidRPr="00771108" w:rsidRDefault="00D51B96">
      <w:pPr>
        <w:widowControl w:val="0"/>
        <w:spacing w:line="240" w:lineRule="auto"/>
        <w:rPr>
          <w:rFonts w:ascii="Times New Roman" w:hAnsi="Times New Roman" w:cs="Times New Roman"/>
          <w:sz w:val="24"/>
          <w:szCs w:val="24"/>
        </w:rPr>
      </w:pPr>
      <w:r w:rsidRPr="00771108">
        <w:rPr>
          <w:rFonts w:ascii="Times New Roman" w:hAnsi="Times New Roman" w:cs="Times New Roman"/>
          <w:sz w:val="24"/>
          <w:szCs w:val="24"/>
        </w:rPr>
        <w:t xml:space="preserve">Figure 2: Temporally scaled inverse distance weighted (TSIDW) population for each sampling location and month. </w:t>
      </w:r>
      <w:r w:rsidR="00246B56">
        <w:rPr>
          <w:rFonts w:ascii="Times New Roman" w:hAnsi="Times New Roman" w:cs="Times New Roman"/>
          <w:sz w:val="24"/>
          <w:szCs w:val="24"/>
        </w:rPr>
        <w:t xml:space="preserve">Larger, yellow points indicate </w:t>
      </w:r>
      <w:r w:rsidR="00014874">
        <w:rPr>
          <w:rFonts w:ascii="Times New Roman" w:hAnsi="Times New Roman" w:cs="Times New Roman"/>
          <w:sz w:val="24"/>
          <w:szCs w:val="24"/>
        </w:rPr>
        <w:t xml:space="preserve">sites with </w:t>
      </w:r>
      <w:r w:rsidR="00246B56">
        <w:rPr>
          <w:rFonts w:ascii="Times New Roman" w:hAnsi="Times New Roman" w:cs="Times New Roman"/>
          <w:sz w:val="24"/>
          <w:szCs w:val="24"/>
        </w:rPr>
        <w:t xml:space="preserve">high TSIDW populations. Smaller, more purple points represent </w:t>
      </w:r>
      <w:r w:rsidR="00014874">
        <w:rPr>
          <w:rFonts w:ascii="Times New Roman" w:hAnsi="Times New Roman" w:cs="Times New Roman"/>
          <w:sz w:val="24"/>
          <w:szCs w:val="24"/>
        </w:rPr>
        <w:t xml:space="preserve">sites with </w:t>
      </w:r>
      <w:r w:rsidR="00246B56">
        <w:rPr>
          <w:rFonts w:ascii="Times New Roman" w:hAnsi="Times New Roman" w:cs="Times New Roman"/>
          <w:sz w:val="24"/>
          <w:szCs w:val="24"/>
        </w:rPr>
        <w:t xml:space="preserve">lower TSIDW populations. </w:t>
      </w:r>
      <w:r w:rsidRPr="00771108">
        <w:rPr>
          <w:rFonts w:ascii="Times New Roman" w:hAnsi="Times New Roman" w:cs="Times New Roman"/>
          <w:sz w:val="24"/>
          <w:szCs w:val="24"/>
        </w:rPr>
        <w:t>Spatially, TSIDW population tended to be highest in the northeast portion of the lake, near the towns of Bigfork and Wood’s Bay. Temporally, TSIDW population tended to be highest in July. TSIDW population values have been log-transformed to make sites more comparable</w:t>
      </w:r>
      <w:r w:rsidR="0009123B" w:rsidRPr="00771108">
        <w:rPr>
          <w:rFonts w:ascii="Times New Roman" w:hAnsi="Times New Roman" w:cs="Times New Roman"/>
          <w:sz w:val="24"/>
          <w:szCs w:val="24"/>
        </w:rPr>
        <w:t xml:space="preserve"> across multiple orders of magnitude</w:t>
      </w:r>
      <w:r w:rsidRPr="00771108">
        <w:rPr>
          <w:rFonts w:ascii="Times New Roman" w:hAnsi="Times New Roman" w:cs="Times New Roman"/>
          <w:sz w:val="24"/>
          <w:szCs w:val="24"/>
        </w:rPr>
        <w:t xml:space="preserve">. </w:t>
      </w:r>
      <w:r w:rsidR="003E389B" w:rsidRPr="00771108">
        <w:rPr>
          <w:rFonts w:ascii="Times New Roman" w:hAnsi="Times New Roman" w:cs="Times New Roman"/>
          <w:sz w:val="24"/>
          <w:szCs w:val="24"/>
        </w:rPr>
        <w:br w:type="page"/>
      </w:r>
    </w:p>
    <w:p w14:paraId="58E458A9" w14:textId="3A6E6453" w:rsidR="00A7754D" w:rsidRDefault="00A36C8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80BA689" wp14:editId="10C16522">
            <wp:extent cx="5943600" cy="2773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trient_boxplo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20A59C7C" w14:textId="5DD83F03" w:rsidR="00514503"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Littoral water column nutrient concentrations observed at each of </w:t>
      </w:r>
      <w:r w:rsidR="00E13D2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sampling locations. Many SRP concentrations were below detection limits, resulting in </w:t>
      </w:r>
      <w:r w:rsidR="0020725E">
        <w:rPr>
          <w:rFonts w:ascii="Times New Roman" w:eastAsia="Times New Roman" w:hAnsi="Times New Roman" w:cs="Times New Roman"/>
          <w:sz w:val="24"/>
          <w:szCs w:val="24"/>
        </w:rPr>
        <w:t xml:space="preserve">most </w:t>
      </w:r>
      <w:r>
        <w:rPr>
          <w:rFonts w:ascii="Times New Roman" w:eastAsia="Times New Roman" w:hAnsi="Times New Roman" w:cs="Times New Roman"/>
          <w:sz w:val="24"/>
          <w:szCs w:val="24"/>
        </w:rPr>
        <w:t xml:space="preserve">points being clustered at the lower end of the </w:t>
      </w:r>
      <w:r w:rsidR="0020725E">
        <w:rPr>
          <w:rFonts w:ascii="Times New Roman" w:eastAsia="Times New Roman" w:hAnsi="Times New Roman" w:cs="Times New Roman"/>
          <w:sz w:val="24"/>
          <w:szCs w:val="24"/>
        </w:rPr>
        <w:t>y</w:t>
      </w:r>
      <w:r w:rsidR="00F323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axis. </w:t>
      </w:r>
      <w:r w:rsidR="00ED18D4">
        <w:rPr>
          <w:rFonts w:ascii="Times New Roman" w:eastAsia="Times New Roman" w:hAnsi="Times New Roman" w:cs="Times New Roman"/>
          <w:sz w:val="24"/>
          <w:szCs w:val="24"/>
        </w:rPr>
        <w:t xml:space="preserve">While most nutrient concentrations were consistent between sewage treatment techniques and timepoints, SRP was </w:t>
      </w:r>
      <w:r w:rsidR="00DD1D0D">
        <w:rPr>
          <w:rFonts w:ascii="Times New Roman" w:eastAsia="Times New Roman" w:hAnsi="Times New Roman" w:cs="Times New Roman"/>
          <w:sz w:val="24"/>
          <w:szCs w:val="24"/>
        </w:rPr>
        <w:t>tended to be</w:t>
      </w:r>
      <w:r w:rsidR="00ED18D4">
        <w:rPr>
          <w:rFonts w:ascii="Times New Roman" w:eastAsia="Times New Roman" w:hAnsi="Times New Roman" w:cs="Times New Roman"/>
          <w:sz w:val="24"/>
          <w:szCs w:val="24"/>
        </w:rPr>
        <w:t xml:space="preserve"> higher near sites with centralized sewage treatment in comparison to decentralized sewage treatment</w:t>
      </w:r>
      <w:r w:rsidR="00DD1D0D">
        <w:rPr>
          <w:rFonts w:ascii="Times New Roman" w:eastAsia="Times New Roman" w:hAnsi="Times New Roman" w:cs="Times New Roman"/>
          <w:sz w:val="24"/>
          <w:szCs w:val="24"/>
        </w:rPr>
        <w:t>, although this may be a product of SRP detection limits</w:t>
      </w:r>
      <w:r w:rsidR="00ED18D4">
        <w:rPr>
          <w:rFonts w:ascii="Times New Roman" w:eastAsia="Times New Roman" w:hAnsi="Times New Roman" w:cs="Times New Roman"/>
          <w:sz w:val="24"/>
          <w:szCs w:val="24"/>
        </w:rPr>
        <w:t>.</w:t>
      </w:r>
      <w:r w:rsidR="00E86A26">
        <w:rPr>
          <w:rFonts w:ascii="Times New Roman" w:eastAsia="Times New Roman" w:hAnsi="Times New Roman" w:cs="Times New Roman"/>
          <w:sz w:val="24"/>
          <w:szCs w:val="24"/>
        </w:rPr>
        <w:t xml:space="preserve"> When nutrient concentrations were below minimal detection limits (1.5 µg/L for ammonia, nitrate/nitrite, and total phosphorus; 25 µg/L for total nitrogen; and 0.8 µg/L for SRP)</w:t>
      </w:r>
      <w:r w:rsidR="00E13D27">
        <w:rPr>
          <w:rFonts w:ascii="Times New Roman" w:eastAsia="Times New Roman" w:hAnsi="Times New Roman" w:cs="Times New Roman"/>
          <w:sz w:val="24"/>
          <w:szCs w:val="24"/>
        </w:rPr>
        <w:t>,</w:t>
      </w:r>
      <w:r w:rsidR="00E86A26">
        <w:rPr>
          <w:rFonts w:ascii="Times New Roman" w:eastAsia="Times New Roman" w:hAnsi="Times New Roman" w:cs="Times New Roman"/>
          <w:sz w:val="24"/>
          <w:szCs w:val="24"/>
        </w:rPr>
        <w:t xml:space="preserve"> we assigned a value of half the respective detection limit. </w:t>
      </w:r>
    </w:p>
    <w:p w14:paraId="4B2A29CE" w14:textId="6686B91E" w:rsidR="00A7754D" w:rsidRDefault="003E389B" w:rsidP="00213C46">
      <w:pPr>
        <w:rPr>
          <w:rFonts w:ascii="Times New Roman" w:eastAsia="Times New Roman" w:hAnsi="Times New Roman" w:cs="Times New Roman"/>
          <w:sz w:val="24"/>
          <w:szCs w:val="24"/>
        </w:rPr>
      </w:pPr>
      <w:r>
        <w:br w:type="page"/>
      </w:r>
    </w:p>
    <w:p w14:paraId="2B929895" w14:textId="2379698C" w:rsidR="00A7754D" w:rsidRDefault="003447E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3D2D92F" wp14:editId="5788FC18">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bined_box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B28594E" w14:textId="77777777" w:rsidR="003604C6"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Boxplots of TSIDW population (A), total PPCP concentration (B), relative abundance of branched and odd-chain fatty acids (C), and Ash Free Dry Mass (D) in response to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(x-axis) and sewage treatment technique (faceted axis). </w:t>
      </w:r>
      <w:r w:rsidR="00751204">
        <w:rPr>
          <w:rFonts w:ascii="Times New Roman" w:eastAsia="Times New Roman" w:hAnsi="Times New Roman" w:cs="Times New Roman"/>
          <w:sz w:val="24"/>
          <w:szCs w:val="24"/>
        </w:rPr>
        <w:t xml:space="preserve">To characterize overarching patterns, values are averaged within a sewage treatment technique and season for a given site. </w:t>
      </w:r>
      <w:r>
        <w:rPr>
          <w:rFonts w:ascii="Times New Roman" w:eastAsia="Times New Roman" w:hAnsi="Times New Roman" w:cs="Times New Roman"/>
          <w:sz w:val="24"/>
          <w:szCs w:val="24"/>
        </w:rPr>
        <w:t>TSIDW Population (A) generally tended to be higher at sites with centralized wastewater treatment and also decreased following the tourism season both for sites with centralized and decentralized wastewater treatment. Total PPCP concentrations (B) tended to be higher at sites with decentralized wastewater treatment during the tourism season than at those same sites following the tourism season. Periphyton branched-</w:t>
      </w:r>
      <w:r w:rsidR="00E13D27">
        <w:rPr>
          <w:rFonts w:ascii="Times New Roman" w:eastAsia="Times New Roman" w:hAnsi="Times New Roman" w:cs="Times New Roman"/>
          <w:sz w:val="24"/>
          <w:szCs w:val="24"/>
        </w:rPr>
        <w:t xml:space="preserve"> and odd-</w:t>
      </w:r>
      <w:r>
        <w:rPr>
          <w:rFonts w:ascii="Times New Roman" w:eastAsia="Times New Roman" w:hAnsi="Times New Roman" w:cs="Times New Roman"/>
          <w:sz w:val="24"/>
          <w:szCs w:val="24"/>
        </w:rPr>
        <w:t xml:space="preserve">chain fatty acids </w:t>
      </w:r>
      <w:r w:rsidR="00586DCB">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tended to be higher during tourism season both for sites with centralized and decentralized wastewater treatment. These fatty acids tend to be indicative of bacterial communities, which would be expected to be more abundant during times and at locations of increased wastewater loading. Ash Free Dry Mass (D), a proxy for periphyton productivity</w:t>
      </w:r>
      <w:r w:rsidR="00246B56">
        <w:rPr>
          <w:rFonts w:ascii="Times New Roman" w:eastAsia="Times New Roman" w:hAnsi="Times New Roman" w:cs="Times New Roman"/>
          <w:sz w:val="24"/>
          <w:szCs w:val="24"/>
        </w:rPr>
        <w:t xml:space="preserve"> and detritus biomass</w:t>
      </w:r>
      <w:r>
        <w:rPr>
          <w:rFonts w:ascii="Times New Roman" w:eastAsia="Times New Roman" w:hAnsi="Times New Roman" w:cs="Times New Roman"/>
          <w:sz w:val="24"/>
          <w:szCs w:val="24"/>
        </w:rPr>
        <w:t xml:space="preserve">, was consistent between sites in relation to sewage treatment technique and tourism season. </w:t>
      </w:r>
    </w:p>
    <w:p w14:paraId="31F45051" w14:textId="5B560606" w:rsidR="00A7754D" w:rsidRDefault="003E389B" w:rsidP="00213C46">
      <w:pPr>
        <w:rPr>
          <w:rFonts w:ascii="Times New Roman" w:eastAsia="Times New Roman" w:hAnsi="Times New Roman" w:cs="Times New Roman"/>
          <w:sz w:val="24"/>
          <w:szCs w:val="24"/>
        </w:rPr>
      </w:pPr>
      <w:r>
        <w:br w:type="page"/>
      </w:r>
    </w:p>
    <w:p w14:paraId="04B9F225" w14:textId="2F731323" w:rsidR="00A7754D" w:rsidRDefault="009D58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B1EEC4" wp14:editId="14088042">
            <wp:extent cx="5943600" cy="2600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phyton_box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C8B2A30" w14:textId="2124DD6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5</w:t>
      </w:r>
      <w:r>
        <w:rPr>
          <w:rFonts w:ascii="Times New Roman" w:eastAsia="Times New Roman" w:hAnsi="Times New Roman" w:cs="Times New Roman"/>
          <w:sz w:val="24"/>
          <w:szCs w:val="24"/>
        </w:rPr>
        <w:t>: Boxplots of algal taxonomic group proportional abundance throughout the course of a summer. Sites with centralized wastewater treatment were generally dominated by chlorophyt</w:t>
      </w:r>
      <w:r w:rsidR="00E13D27">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and diatoms, whereas sites with decentralized treatment tended to have a more marked cyanobacteria abundance that gradually increased over the course of a summer. </w:t>
      </w:r>
      <w:r>
        <w:br w:type="page"/>
      </w:r>
    </w:p>
    <w:p w14:paraId="31DE6ED8" w14:textId="09C4CE58" w:rsidR="00A7754D" w:rsidRDefault="009D581A" w:rsidP="00A3074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E2CABE2" wp14:editId="79EF361F">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iphyton_nm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D4F349A" w14:textId="1C6B6584" w:rsidR="00480327"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NMDS </w:t>
      </w:r>
      <w:r w:rsidR="00A3074B">
        <w:rPr>
          <w:rFonts w:ascii="Times New Roman" w:eastAsia="Times New Roman" w:hAnsi="Times New Roman" w:cs="Times New Roman"/>
          <w:sz w:val="24"/>
          <w:szCs w:val="24"/>
        </w:rPr>
        <w:t>with Bray-Curtis similarity of relative periphyton abundance</w:t>
      </w:r>
      <w:r>
        <w:rPr>
          <w:rFonts w:ascii="Times New Roman" w:eastAsia="Times New Roman" w:hAnsi="Times New Roman" w:cs="Times New Roman"/>
          <w:sz w:val="24"/>
          <w:szCs w:val="24"/>
        </w:rPr>
        <w:t>. The NMDS biplot suggested that sites did not separate based on multivariate patterns i</w:t>
      </w:r>
      <w:r w:rsidR="0075120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algal community composition</w:t>
      </w:r>
      <w:r w:rsidR="00751204">
        <w:rPr>
          <w:rFonts w:ascii="Times New Roman" w:eastAsia="Times New Roman" w:hAnsi="Times New Roman" w:cs="Times New Roman"/>
          <w:sz w:val="24"/>
          <w:szCs w:val="24"/>
        </w:rPr>
        <w:t>. R</w:t>
      </w:r>
      <w:r>
        <w:rPr>
          <w:rFonts w:ascii="Times New Roman" w:eastAsia="Times New Roman" w:hAnsi="Times New Roman" w:cs="Times New Roman"/>
          <w:sz w:val="24"/>
          <w:szCs w:val="24"/>
        </w:rPr>
        <w:t>ather</w:t>
      </w:r>
      <w:r w:rsidR="007512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sites with centralized wastewater treatment tended to</w:t>
      </w:r>
      <w:r w:rsidR="00751204">
        <w:rPr>
          <w:rFonts w:ascii="Times New Roman" w:eastAsia="Times New Roman" w:hAnsi="Times New Roman" w:cs="Times New Roman"/>
          <w:sz w:val="24"/>
          <w:szCs w:val="24"/>
        </w:rPr>
        <w:t xml:space="preserve"> cluster at the lower end of NMDS2, which likely </w:t>
      </w:r>
      <w:r w:rsidR="00E13D27">
        <w:rPr>
          <w:rFonts w:ascii="Times New Roman" w:eastAsia="Times New Roman" w:hAnsi="Times New Roman" w:cs="Times New Roman"/>
          <w:sz w:val="24"/>
          <w:szCs w:val="24"/>
        </w:rPr>
        <w:t xml:space="preserve">was </w:t>
      </w:r>
      <w:r w:rsidR="00751204">
        <w:rPr>
          <w:rFonts w:ascii="Times New Roman" w:eastAsia="Times New Roman" w:hAnsi="Times New Roman" w:cs="Times New Roman"/>
          <w:sz w:val="24"/>
          <w:szCs w:val="24"/>
        </w:rPr>
        <w:t>driven by these sites</w:t>
      </w:r>
      <w:r>
        <w:rPr>
          <w:rFonts w:ascii="Times New Roman" w:eastAsia="Times New Roman" w:hAnsi="Times New Roman" w:cs="Times New Roman"/>
          <w:sz w:val="24"/>
          <w:szCs w:val="24"/>
        </w:rPr>
        <w:t xml:space="preserve"> hav</w:t>
      </w:r>
      <w:r w:rsidR="00751204">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lower </w:t>
      </w:r>
      <w:r w:rsidR="00751204">
        <w:rPr>
          <w:rFonts w:ascii="Times New Roman" w:eastAsia="Times New Roman" w:hAnsi="Times New Roman" w:cs="Times New Roman"/>
          <w:sz w:val="24"/>
          <w:szCs w:val="24"/>
        </w:rPr>
        <w:t>relative</w:t>
      </w:r>
      <w:r>
        <w:rPr>
          <w:rFonts w:ascii="Times New Roman" w:eastAsia="Times New Roman" w:hAnsi="Times New Roman" w:cs="Times New Roman"/>
          <w:sz w:val="24"/>
          <w:szCs w:val="24"/>
        </w:rPr>
        <w:t xml:space="preserve"> cyanobacterial </w:t>
      </w:r>
      <w:r w:rsidR="00E13D27">
        <w:rPr>
          <w:rFonts w:ascii="Times New Roman" w:eastAsia="Times New Roman" w:hAnsi="Times New Roman" w:cs="Times New Roman"/>
          <w:sz w:val="24"/>
          <w:szCs w:val="24"/>
        </w:rPr>
        <w:t>abundance</w:t>
      </w:r>
      <w:r>
        <w:rPr>
          <w:rFonts w:ascii="Times New Roman" w:eastAsia="Times New Roman" w:hAnsi="Times New Roman" w:cs="Times New Roman"/>
          <w:sz w:val="24"/>
          <w:szCs w:val="24"/>
        </w:rPr>
        <w:t xml:space="preserve">. This same pattern was observed in the univariate analysis </w:t>
      </w:r>
      <w:r w:rsidR="00751204">
        <w:rPr>
          <w:rFonts w:ascii="Times New Roman" w:eastAsia="Times New Roman" w:hAnsi="Times New Roman" w:cs="Times New Roman"/>
          <w:sz w:val="24"/>
          <w:szCs w:val="24"/>
        </w:rPr>
        <w:t xml:space="preserve">of each taxon’s relative abundance </w:t>
      </w:r>
      <w:r>
        <w:rPr>
          <w:rFonts w:ascii="Times New Roman" w:eastAsia="Times New Roman" w:hAnsi="Times New Roman" w:cs="Times New Roman"/>
          <w:sz w:val="24"/>
          <w:szCs w:val="24"/>
        </w:rPr>
        <w:t xml:space="preserve">(Figure </w:t>
      </w:r>
      <w:r w:rsidR="00586DCB">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751204">
        <w:rPr>
          <w:rFonts w:ascii="Times New Roman" w:eastAsia="Times New Roman" w:hAnsi="Times New Roman" w:cs="Times New Roman"/>
          <w:sz w:val="24"/>
          <w:szCs w:val="24"/>
        </w:rPr>
        <w:t xml:space="preserve"> </w:t>
      </w:r>
    </w:p>
    <w:p w14:paraId="76C270B9" w14:textId="3FDB2391" w:rsidR="00480327" w:rsidRDefault="0048032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02740D" w14:textId="77777777" w:rsidR="00A7754D" w:rsidRDefault="00A7754D">
      <w:pPr>
        <w:widowControl w:val="0"/>
        <w:spacing w:line="240" w:lineRule="auto"/>
        <w:rPr>
          <w:rFonts w:ascii="Times New Roman" w:eastAsia="Times New Roman" w:hAnsi="Times New Roman" w:cs="Times New Roman"/>
          <w:sz w:val="24"/>
          <w:szCs w:val="24"/>
        </w:rPr>
      </w:pPr>
    </w:p>
    <w:p w14:paraId="22A1D383" w14:textId="0FD3ED43" w:rsidR="00A7754D" w:rsidRDefault="00586DC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41E1AE" wp14:editId="18C6E29D">
            <wp:extent cx="2930857" cy="586171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bined_stoich_box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1812" cy="5863623"/>
                    </a:xfrm>
                    <a:prstGeom prst="rect">
                      <a:avLst/>
                    </a:prstGeom>
                  </pic:spPr>
                </pic:pic>
              </a:graphicData>
            </a:graphic>
          </wp:inline>
        </w:drawing>
      </w:r>
    </w:p>
    <w:p w14:paraId="77F2DF61" w14:textId="079E30CD" w:rsidR="006178B4" w:rsidRDefault="003E389B" w:rsidP="006178B4">
      <w:pPr>
        <w:widowControl w:val="0"/>
        <w:spacing w:line="240" w:lineRule="auto"/>
        <w:rPr>
          <w:rFonts w:ascii="Times New Roman" w:eastAsia="Times New Roman" w:hAnsi="Times New Roman" w:cs="Times New Roman"/>
          <w:sz w:val="24"/>
          <w:szCs w:val="24"/>
        </w:rPr>
        <w:sectPr w:rsidR="006178B4" w:rsidSect="006178B4">
          <w:pgSz w:w="12240" w:h="15840"/>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Molar </w:t>
      </w:r>
      <w:proofErr w:type="spellStart"/>
      <w:proofErr w:type="gramStart"/>
      <w:r>
        <w:rPr>
          <w:rFonts w:ascii="Times New Roman" w:eastAsia="Times New Roman" w:hAnsi="Times New Roman" w:cs="Times New Roman"/>
          <w:sz w:val="24"/>
          <w:szCs w:val="24"/>
        </w:rPr>
        <w:t>Carbon:Nitrogen</w:t>
      </w:r>
      <w:proofErr w:type="spellEnd"/>
      <w:proofErr w:type="gram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Carbon:Phosphorus</w:t>
      </w:r>
      <w:proofErr w:type="spellEnd"/>
      <w:r>
        <w:rPr>
          <w:rFonts w:ascii="Times New Roman" w:eastAsia="Times New Roman" w:hAnsi="Times New Roman" w:cs="Times New Roman"/>
          <w:sz w:val="24"/>
          <w:szCs w:val="24"/>
        </w:rPr>
        <w:t xml:space="preserve"> (B), and </w:t>
      </w:r>
      <w:proofErr w:type="spellStart"/>
      <w:r>
        <w:rPr>
          <w:rFonts w:ascii="Times New Roman" w:eastAsia="Times New Roman" w:hAnsi="Times New Roman" w:cs="Times New Roman"/>
          <w:sz w:val="24"/>
          <w:szCs w:val="24"/>
        </w:rPr>
        <w:t>Nitrogen:Phosphorus</w:t>
      </w:r>
      <w:proofErr w:type="spellEnd"/>
      <w:r>
        <w:rPr>
          <w:rFonts w:ascii="Times New Roman" w:eastAsia="Times New Roman" w:hAnsi="Times New Roman" w:cs="Times New Roman"/>
          <w:sz w:val="24"/>
          <w:szCs w:val="24"/>
        </w:rPr>
        <w:t xml:space="preserve"> (C) ratios for periphyton with samples groups by whether sites were located near centralized or decentralized wastewater treatment</w:t>
      </w:r>
      <w:r w:rsidR="00E13D2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or samples were collected during or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“In Season” denotes samples collected during June, July, or August, whereas “Out of Season” denotes samples collected in September. Dotted lines in each plot reflect the </w:t>
      </w:r>
      <w:r w:rsidR="006C4C61">
        <w:rPr>
          <w:rFonts w:ascii="Times New Roman" w:eastAsia="Times New Roman" w:hAnsi="Times New Roman" w:cs="Times New Roman"/>
          <w:sz w:val="24"/>
          <w:szCs w:val="24"/>
        </w:rPr>
        <w:t xml:space="preserve">empirically derived stoichiometric ratios for non-nutrient limited growth of periphyton communities (i.e., 119:17:1; </w:t>
      </w:r>
      <w:r w:rsidR="006C4C61">
        <w:rPr>
          <w:rFonts w:ascii="Times New Roman" w:eastAsia="Times New Roman" w:hAnsi="Times New Roman" w:cs="Times New Roman"/>
          <w:sz w:val="24"/>
          <w:szCs w:val="24"/>
        </w:rPr>
        <w:fldChar w:fldCharType="begin"/>
      </w:r>
      <w:r w:rsidR="004D6200">
        <w:rPr>
          <w:rFonts w:ascii="Times New Roman" w:eastAsia="Times New Roman" w:hAnsi="Times New Roman" w:cs="Times New Roman"/>
          <w:sz w:val="24"/>
          <w:szCs w:val="24"/>
        </w:rPr>
        <w:instrText xml:space="preserve"> ADDIN ZOTERO_ITEM CSL_CITATION {"citationID":"hb8YqRo3","properties":{"formattedCitation":"(Hillebrand and Sommer 1999)","plainCitation":"(Hillebrand and Sommer 1999)","dontUpdate":true,"noteIndex":0},"citationItems":[{"id":4676,"uris":["http://zotero.org/users/2645460/items/S65PWPMA"],"uri":["http://zotero.org/users/2645460/items/S65PWPMA"],"itemData":{"id":4676,"type":"article-journal","abstract":"Cellular nutrient ratios are often applied as indicators of nutrient limitation in phytoplankton studies, especially the so-called Redfield ratio. For periphyton, similar data are scarce. We investigated the changes in cellular C:N:P stoichiometry of benthic microalgae in response to different levels and types of nutrient limitation and a variety of abiotic conditions in laboratory experiments with natural inocula. C:N ratios increased with decreasing growth rate, irrespective of the limiting nutrient. At the highest growth rates, the C:N ratio ranged uniformly around 7.5. N:P ratios &lt;13 indicated N limitation, while N:P ratios &gt;22 indicated P limitation. Under P limitation, the C:P ratios increased at low growth rate and varied around 130 at highest growth rates. For a medium with balanced supply of N and P, an optimal stoichiometric ratio of C:N:P = 119:17:1 could be deduced for benthic microalgae, which is slightly higher than the Redfield ratio (106:16:1) considered typical for optimally growing phytoplankton. The optimal ratio was stable against changes in abiotic conditions. In conclusion, cellular nutrient ratios are proposed as an indicator for nutrient status in periphyton.","container-title":"Limnology and Oceanography","DOI":"10.4319/lo.1999.44.2.0440","ISSN":"1939-5590","issue":"2","language":"en","page":"440-446","source":"Wiley Online Library","title":"The nutrient stoichiometry of benthic microalgal growth: Redfield proportions are optimal","title-short":"The nutrient stoichiometry of benthic microalgal growth","volume":"44","author":[{"family":"Hillebrand","given":"Helmut"},{"family":"Sommer","given":"Ulrich"}],"issued":{"date-parts":[["1999"]]}}}],"schema":"https://github.com/citation-style-language/schema/raw/master/csl-citation.json"} </w:instrText>
      </w:r>
      <w:r w:rsidR="006C4C61">
        <w:rPr>
          <w:rFonts w:ascii="Times New Roman" w:eastAsia="Times New Roman" w:hAnsi="Times New Roman" w:cs="Times New Roman"/>
          <w:sz w:val="24"/>
          <w:szCs w:val="24"/>
        </w:rPr>
        <w:fldChar w:fldCharType="separate"/>
      </w:r>
      <w:r w:rsidR="006C4C61" w:rsidRPr="006C4C61">
        <w:rPr>
          <w:rFonts w:ascii="Times New Roman" w:hAnsi="Times New Roman" w:cs="Times New Roman"/>
          <w:sz w:val="24"/>
        </w:rPr>
        <w:t>Hillebrand and Sommer 1999)</w:t>
      </w:r>
      <w:r w:rsidR="006C4C61">
        <w:rPr>
          <w:rFonts w:ascii="Times New Roman" w:eastAsia="Times New Roman" w:hAnsi="Times New Roman" w:cs="Times New Roman"/>
          <w:sz w:val="24"/>
          <w:szCs w:val="24"/>
        </w:rPr>
        <w:fldChar w:fldCharType="end"/>
      </w:r>
      <w:r w:rsidR="006C4C61">
        <w:rPr>
          <w:rFonts w:ascii="Times New Roman" w:eastAsia="Times New Roman" w:hAnsi="Times New Roman" w:cs="Times New Roman"/>
          <w:sz w:val="24"/>
          <w:szCs w:val="24"/>
        </w:rPr>
        <w:t xml:space="preserve">. </w:t>
      </w:r>
    </w:p>
    <w:p w14:paraId="4789F3B0" w14:textId="3A01F3CD" w:rsidR="006C4C61" w:rsidRDefault="006C4C61">
      <w:pPr>
        <w:rPr>
          <w:rFonts w:ascii="Times New Roman" w:eastAsia="Times New Roman" w:hAnsi="Times New Roman" w:cs="Times New Roman"/>
          <w:sz w:val="24"/>
          <w:szCs w:val="24"/>
        </w:rPr>
      </w:pPr>
    </w:p>
    <w:p w14:paraId="644FD0CB" w14:textId="77777777" w:rsidR="00A7754D" w:rsidRDefault="00A7754D">
      <w:pPr>
        <w:widowControl w:val="0"/>
        <w:spacing w:line="240" w:lineRule="auto"/>
        <w:rPr>
          <w:rFonts w:ascii="Times New Roman" w:eastAsia="Times New Roman" w:hAnsi="Times New Roman" w:cs="Times New Roman"/>
          <w:sz w:val="24"/>
          <w:szCs w:val="24"/>
        </w:rPr>
      </w:pPr>
    </w:p>
    <w:p w14:paraId="590E2C2D" w14:textId="549968CD" w:rsidR="00A7754D" w:rsidRDefault="009D58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566986" wp14:editId="27DF1853">
            <wp:extent cx="594360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tty_acid_type_box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4DB73334" w14:textId="77777777" w:rsidR="00B65F69"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Relative concentrations of saturated (SAFA), monounsaturated (MUFA), and polyunsaturated (PUFA) fatty acids in periphyton with samples groups by whether sites were located near centralized or decentralized wastewater treatment or samples were collected during or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“In Season” denotes samples collected during June, July, or August, whereas “Out of Season” denotes samples collected in September.  </w:t>
      </w:r>
    </w:p>
    <w:p w14:paraId="0FC19131" w14:textId="32133C17" w:rsidR="00A7754D" w:rsidRDefault="003E389B" w:rsidP="00E723B2">
      <w:pPr>
        <w:rPr>
          <w:rFonts w:ascii="Times New Roman" w:eastAsia="Times New Roman" w:hAnsi="Times New Roman" w:cs="Times New Roman"/>
          <w:sz w:val="24"/>
          <w:szCs w:val="24"/>
        </w:rPr>
      </w:pPr>
      <w:r>
        <w:br w:type="page"/>
      </w:r>
    </w:p>
    <w:p w14:paraId="0FEBCC49" w14:textId="33EBA545" w:rsidR="00A7754D" w:rsidRDefault="009D58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2301491" wp14:editId="0C6E956D">
            <wp:extent cx="5943600" cy="2600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a_box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408CAEF" w14:textId="61173B7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Relative concentrations of essential fatty acids (EFAs) in periphyton with samples groups by whether sites were located near centralized or decentralized wastewater treatment or samples were collected during or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“In Season” denotes samples collected during June, July, or August, whereas “Out of Season” denotes samples collected in September. EFAs are considered highly nutritious fatty acids for higher trophic levels and are primarily synthesized by primary producers. Greatest differences in EFAs between locations and timepoints occurred at sites with decentralized sewage treatment, which contained increased 20:5ω3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Because fatty acids tend to map to algal community compositions, this increased 20:5ω3 signature was likely related with increased diatom abundance</w:t>
      </w:r>
      <w:r w:rsidR="00586DCB">
        <w:rPr>
          <w:rFonts w:ascii="Times New Roman" w:eastAsia="Times New Roman" w:hAnsi="Times New Roman" w:cs="Times New Roman"/>
          <w:sz w:val="24"/>
          <w:szCs w:val="24"/>
        </w:rPr>
        <w:t xml:space="preserve"> (Figure 5)</w:t>
      </w:r>
      <w:r>
        <w:rPr>
          <w:rFonts w:ascii="Times New Roman" w:eastAsia="Times New Roman" w:hAnsi="Times New Roman" w:cs="Times New Roman"/>
          <w:sz w:val="24"/>
          <w:szCs w:val="24"/>
        </w:rPr>
        <w:t xml:space="preserve">. </w:t>
      </w:r>
      <w:r>
        <w:br w:type="page"/>
      </w:r>
    </w:p>
    <w:p w14:paraId="405E186D" w14:textId="4442F0F5" w:rsidR="00A7754D" w:rsidRDefault="009D58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722BE38" wp14:editId="4F1CC8DF">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a_nm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4DBF31F" w14:textId="5216F3EA" w:rsidR="00657D84"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NMDS </w:t>
      </w:r>
      <w:r w:rsidR="001C1EC6">
        <w:rPr>
          <w:rFonts w:ascii="Times New Roman" w:eastAsia="Times New Roman" w:hAnsi="Times New Roman" w:cs="Times New Roman"/>
          <w:sz w:val="24"/>
          <w:szCs w:val="24"/>
        </w:rPr>
        <w:t>with Bray-Curtis similarity</w:t>
      </w:r>
      <w:r>
        <w:rPr>
          <w:rFonts w:ascii="Times New Roman" w:eastAsia="Times New Roman" w:hAnsi="Times New Roman" w:cs="Times New Roman"/>
          <w:sz w:val="24"/>
          <w:szCs w:val="24"/>
        </w:rPr>
        <w:t xml:space="preserve"> based on EFA relative abundance. The NMDS biplot suggested that sites separated by differences in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(circles and diamonds</w:t>
      </w:r>
      <w:del w:id="62" w:author="Meyer, Michael Frederick" w:date="2021-08-13T15:41:00Z">
        <w:r w:rsidDel="00255E9D">
          <w:rPr>
            <w:rFonts w:ascii="Times New Roman" w:eastAsia="Times New Roman" w:hAnsi="Times New Roman" w:cs="Times New Roman"/>
            <w:sz w:val="24"/>
            <w:szCs w:val="24"/>
          </w:rPr>
          <w:delText>; PERMANOVA p = 0.01</w:delText>
        </w:r>
      </w:del>
      <w:r>
        <w:rPr>
          <w:rFonts w:ascii="Times New Roman" w:eastAsia="Times New Roman" w:hAnsi="Times New Roman" w:cs="Times New Roman"/>
          <w:sz w:val="24"/>
          <w:szCs w:val="24"/>
        </w:rPr>
        <w:t>). Post hoc SIMPER analyses suggested 20:5ω3 relative abundance as the most influential EFA in driving point separation</w:t>
      </w:r>
      <w:r w:rsidR="0037469E">
        <w:rPr>
          <w:rFonts w:ascii="Times New Roman" w:eastAsia="Times New Roman" w:hAnsi="Times New Roman" w:cs="Times New Roman"/>
          <w:sz w:val="24"/>
          <w:szCs w:val="24"/>
        </w:rPr>
        <w:t>, which was likewise supported by the univariate analysis of EFA abundance</w:t>
      </w:r>
      <w:r>
        <w:rPr>
          <w:rFonts w:ascii="Times New Roman" w:eastAsia="Times New Roman" w:hAnsi="Times New Roman" w:cs="Times New Roman"/>
          <w:sz w:val="24"/>
          <w:szCs w:val="24"/>
        </w:rPr>
        <w:t xml:space="preserve"> </w:t>
      </w:r>
      <w:r w:rsidRPr="0037469E">
        <w:rPr>
          <w:rFonts w:ascii="Times New Roman" w:eastAsia="Times New Roman" w:hAnsi="Times New Roman" w:cs="Times New Roman"/>
          <w:sz w:val="24"/>
          <w:szCs w:val="24"/>
        </w:rPr>
        <w:t xml:space="preserve">(Figure </w:t>
      </w:r>
      <w:r w:rsidR="00586DCB" w:rsidRPr="0037469E">
        <w:rPr>
          <w:rFonts w:ascii="Times New Roman" w:eastAsia="Times New Roman" w:hAnsi="Times New Roman" w:cs="Times New Roman"/>
          <w:sz w:val="24"/>
          <w:szCs w:val="24"/>
        </w:rPr>
        <w:t>9</w:t>
      </w:r>
      <w:r w:rsidRPr="0037469E">
        <w:rPr>
          <w:rFonts w:ascii="Times New Roman" w:eastAsia="Times New Roman" w:hAnsi="Times New Roman" w:cs="Times New Roman"/>
          <w:sz w:val="24"/>
          <w:szCs w:val="24"/>
        </w:rPr>
        <w:t>).</w:t>
      </w:r>
    </w:p>
    <w:p w14:paraId="5832FD35" w14:textId="77777777" w:rsidR="007456F2" w:rsidRDefault="007456F2">
      <w:pPr>
        <w:rPr>
          <w:rFonts w:ascii="Times New Roman" w:eastAsia="Times New Roman" w:hAnsi="Times New Roman" w:cs="Times New Roman"/>
          <w:sz w:val="24"/>
          <w:szCs w:val="24"/>
        </w:rPr>
        <w:sectPr w:rsidR="007456F2" w:rsidSect="00791CEB">
          <w:pgSz w:w="12240" w:h="15840"/>
          <w:pgMar w:top="1440" w:right="1440" w:bottom="1440" w:left="1440" w:header="720" w:footer="720" w:gutter="0"/>
          <w:lnNumType w:countBy="1" w:restart="continuous"/>
          <w:pgNumType w:start="1"/>
          <w:cols w:space="720"/>
          <w:docGrid w:linePitch="299"/>
        </w:sectPr>
      </w:pPr>
    </w:p>
    <w:p w14:paraId="3B7F6CD1" w14:textId="50333988" w:rsidR="00657D84" w:rsidRDefault="00657D84">
      <w:pPr>
        <w:rPr>
          <w:rFonts w:ascii="Times New Roman" w:eastAsia="Times New Roman" w:hAnsi="Times New Roman" w:cs="Times New Roman"/>
          <w:sz w:val="24"/>
          <w:szCs w:val="24"/>
        </w:rPr>
      </w:pP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213C46" w:rsidRPr="00FB3A2C" w14:paraId="1956C666" w14:textId="77777777" w:rsidTr="00741A26">
        <w:trPr>
          <w:trHeight w:val="290"/>
        </w:trPr>
        <w:tc>
          <w:tcPr>
            <w:tcW w:w="8778" w:type="dxa"/>
            <w:gridSpan w:val="5"/>
            <w:tcBorders>
              <w:bottom w:val="single" w:sz="4" w:space="0" w:color="auto"/>
            </w:tcBorders>
            <w:noWrap/>
          </w:tcPr>
          <w:p w14:paraId="0B3F601C" w14:textId="1C7F694D" w:rsidR="00213C46" w:rsidRPr="00FB3A2C" w:rsidRDefault="00213C46" w:rsidP="00741A26">
            <w:pP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 xml:space="preserve">Table </w:t>
            </w:r>
            <w:r>
              <w:rPr>
                <w:rFonts w:ascii="Times New Roman" w:eastAsia="Times New Roman" w:hAnsi="Times New Roman" w:cs="Times New Roman"/>
                <w:color w:val="000000"/>
                <w:sz w:val="24"/>
                <w:szCs w:val="24"/>
                <w:lang w:val="en-US"/>
              </w:rPr>
              <w:t>S</w:t>
            </w:r>
            <w:r w:rsidRPr="00FB3A2C">
              <w:rPr>
                <w:rFonts w:ascii="Times New Roman" w:eastAsia="Times New Roman" w:hAnsi="Times New Roman" w:cs="Times New Roman"/>
                <w:color w:val="000000"/>
                <w:sz w:val="24"/>
                <w:szCs w:val="24"/>
                <w:lang w:val="en-US"/>
              </w:rPr>
              <w:t xml:space="preserve">1: ANOVA tables for nutrient concentrations in response to sewage treatment technique (STT) and tourist season. </w:t>
            </w:r>
          </w:p>
        </w:tc>
      </w:tr>
      <w:tr w:rsidR="00213C46" w:rsidRPr="00FB3A2C" w14:paraId="4E7B6D1E"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310601AF" w14:textId="77777777" w:rsidR="00213C46" w:rsidRPr="00FB3A2C" w:rsidRDefault="00213C46" w:rsidP="00213C46">
            <w:pPr>
              <w:pStyle w:val="ListParagraph"/>
              <w:numPr>
                <w:ilvl w:val="0"/>
                <w:numId w:val="3"/>
              </w:numPr>
              <w:rPr>
                <w:rFonts w:ascii="Times New Roman" w:eastAsia="Times New Roman" w:hAnsi="Times New Roman" w:cs="Times New Roman"/>
                <w:b/>
                <w:color w:val="000000"/>
                <w:sz w:val="24"/>
                <w:szCs w:val="24"/>
                <w:lang w:val="en-US"/>
              </w:rPr>
            </w:pPr>
            <w:r w:rsidRPr="00FB3A2C">
              <w:rPr>
                <w:rFonts w:ascii="Times New Roman" w:eastAsia="Times New Roman" w:hAnsi="Times New Roman" w:cs="Times New Roman"/>
                <w:b/>
                <w:color w:val="000000"/>
                <w:sz w:val="24"/>
                <w:szCs w:val="24"/>
                <w:lang w:val="en-US"/>
              </w:rPr>
              <w:t xml:space="preserve">Ammonia </w:t>
            </w:r>
          </w:p>
        </w:tc>
      </w:tr>
      <w:tr w:rsidR="00213C46" w:rsidRPr="00FB3A2C" w14:paraId="5C046C14" w14:textId="77777777" w:rsidTr="00741A26">
        <w:trPr>
          <w:trHeight w:val="290"/>
        </w:trPr>
        <w:tc>
          <w:tcPr>
            <w:tcW w:w="2203" w:type="dxa"/>
            <w:tcBorders>
              <w:top w:val="nil"/>
              <w:left w:val="single" w:sz="4" w:space="0" w:color="auto"/>
              <w:bottom w:val="nil"/>
              <w:right w:val="nil"/>
            </w:tcBorders>
            <w:noWrap/>
            <w:hideMark/>
          </w:tcPr>
          <w:p w14:paraId="7015E9DE"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13B9DEE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CA974D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6BF396D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AEFC92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285C2FE4" w14:textId="77777777" w:rsidTr="00741A26">
        <w:trPr>
          <w:trHeight w:val="290"/>
        </w:trPr>
        <w:tc>
          <w:tcPr>
            <w:tcW w:w="2203" w:type="dxa"/>
            <w:tcBorders>
              <w:top w:val="nil"/>
              <w:left w:val="single" w:sz="4" w:space="0" w:color="auto"/>
              <w:bottom w:val="nil"/>
              <w:right w:val="nil"/>
            </w:tcBorders>
            <w:noWrap/>
            <w:hideMark/>
          </w:tcPr>
          <w:p w14:paraId="30B31AC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6217F4A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0.099</w:t>
            </w:r>
          </w:p>
        </w:tc>
        <w:tc>
          <w:tcPr>
            <w:tcW w:w="2296" w:type="dxa"/>
            <w:tcBorders>
              <w:top w:val="nil"/>
              <w:left w:val="nil"/>
              <w:bottom w:val="nil"/>
              <w:right w:val="nil"/>
            </w:tcBorders>
            <w:noWrap/>
            <w:vAlign w:val="bottom"/>
            <w:hideMark/>
          </w:tcPr>
          <w:p w14:paraId="4C117DC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6128C8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3.210</w:t>
            </w:r>
          </w:p>
        </w:tc>
        <w:tc>
          <w:tcPr>
            <w:tcW w:w="1373" w:type="dxa"/>
            <w:tcBorders>
              <w:top w:val="nil"/>
              <w:left w:val="nil"/>
              <w:bottom w:val="nil"/>
              <w:right w:val="single" w:sz="4" w:space="0" w:color="auto"/>
            </w:tcBorders>
            <w:noWrap/>
            <w:vAlign w:val="bottom"/>
            <w:hideMark/>
          </w:tcPr>
          <w:p w14:paraId="20A656C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0.086</w:t>
            </w:r>
          </w:p>
        </w:tc>
      </w:tr>
      <w:tr w:rsidR="00213C46" w:rsidRPr="00FB3A2C" w14:paraId="232F151C" w14:textId="77777777" w:rsidTr="00741A26">
        <w:trPr>
          <w:trHeight w:val="290"/>
        </w:trPr>
        <w:tc>
          <w:tcPr>
            <w:tcW w:w="2203" w:type="dxa"/>
            <w:tcBorders>
              <w:top w:val="nil"/>
              <w:left w:val="single" w:sz="4" w:space="0" w:color="auto"/>
              <w:bottom w:val="nil"/>
              <w:right w:val="nil"/>
            </w:tcBorders>
            <w:noWrap/>
            <w:hideMark/>
          </w:tcPr>
          <w:p w14:paraId="73A6139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54B93C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0.006</w:t>
            </w:r>
          </w:p>
        </w:tc>
        <w:tc>
          <w:tcPr>
            <w:tcW w:w="2296" w:type="dxa"/>
            <w:tcBorders>
              <w:top w:val="nil"/>
              <w:left w:val="nil"/>
              <w:bottom w:val="nil"/>
              <w:right w:val="nil"/>
            </w:tcBorders>
            <w:noWrap/>
            <w:vAlign w:val="bottom"/>
            <w:hideMark/>
          </w:tcPr>
          <w:p w14:paraId="7F710B0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EC15EF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0.187</w:t>
            </w:r>
          </w:p>
        </w:tc>
        <w:tc>
          <w:tcPr>
            <w:tcW w:w="1373" w:type="dxa"/>
            <w:tcBorders>
              <w:top w:val="nil"/>
              <w:left w:val="nil"/>
              <w:bottom w:val="nil"/>
              <w:right w:val="single" w:sz="4" w:space="0" w:color="auto"/>
            </w:tcBorders>
            <w:noWrap/>
            <w:vAlign w:val="bottom"/>
            <w:hideMark/>
          </w:tcPr>
          <w:p w14:paraId="4B66008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0.669</w:t>
            </w:r>
          </w:p>
        </w:tc>
      </w:tr>
      <w:tr w:rsidR="00213C46" w:rsidRPr="00FB3A2C" w14:paraId="40C52EEE" w14:textId="77777777" w:rsidTr="00741A26">
        <w:trPr>
          <w:trHeight w:val="290"/>
        </w:trPr>
        <w:tc>
          <w:tcPr>
            <w:tcW w:w="2203" w:type="dxa"/>
            <w:tcBorders>
              <w:top w:val="nil"/>
              <w:left w:val="single" w:sz="4" w:space="0" w:color="auto"/>
              <w:bottom w:val="nil"/>
              <w:right w:val="nil"/>
            </w:tcBorders>
            <w:noWrap/>
            <w:hideMark/>
          </w:tcPr>
          <w:p w14:paraId="60499362"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01A809F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0.026</w:t>
            </w:r>
          </w:p>
        </w:tc>
        <w:tc>
          <w:tcPr>
            <w:tcW w:w="2296" w:type="dxa"/>
            <w:tcBorders>
              <w:top w:val="nil"/>
              <w:left w:val="nil"/>
              <w:bottom w:val="nil"/>
              <w:right w:val="nil"/>
            </w:tcBorders>
            <w:noWrap/>
            <w:vAlign w:val="bottom"/>
            <w:hideMark/>
          </w:tcPr>
          <w:p w14:paraId="269424A0"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C4DCF5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0.839</w:t>
            </w:r>
          </w:p>
        </w:tc>
        <w:tc>
          <w:tcPr>
            <w:tcW w:w="1373" w:type="dxa"/>
            <w:tcBorders>
              <w:top w:val="nil"/>
              <w:left w:val="nil"/>
              <w:bottom w:val="nil"/>
              <w:right w:val="single" w:sz="4" w:space="0" w:color="auto"/>
            </w:tcBorders>
            <w:noWrap/>
            <w:vAlign w:val="bottom"/>
            <w:hideMark/>
          </w:tcPr>
          <w:p w14:paraId="7017167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0.369</w:t>
            </w:r>
          </w:p>
        </w:tc>
      </w:tr>
      <w:tr w:rsidR="00213C46" w:rsidRPr="00FB3A2C" w14:paraId="099D7653" w14:textId="77777777" w:rsidTr="00741A26">
        <w:trPr>
          <w:trHeight w:val="290"/>
        </w:trPr>
        <w:tc>
          <w:tcPr>
            <w:tcW w:w="2203" w:type="dxa"/>
            <w:tcBorders>
              <w:top w:val="nil"/>
              <w:left w:val="single" w:sz="4" w:space="0" w:color="auto"/>
              <w:bottom w:val="nil"/>
              <w:right w:val="nil"/>
            </w:tcBorders>
            <w:noWrap/>
            <w:hideMark/>
          </w:tcPr>
          <w:p w14:paraId="67A626F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6C31CF0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0.740</w:t>
            </w:r>
          </w:p>
        </w:tc>
        <w:tc>
          <w:tcPr>
            <w:tcW w:w="2296" w:type="dxa"/>
            <w:tcBorders>
              <w:top w:val="nil"/>
              <w:left w:val="nil"/>
              <w:bottom w:val="nil"/>
              <w:right w:val="nil"/>
            </w:tcBorders>
            <w:noWrap/>
            <w:vAlign w:val="bottom"/>
            <w:hideMark/>
          </w:tcPr>
          <w:p w14:paraId="4DDF748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14:paraId="1086B2DE"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1A88B53C"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r w:rsidR="00213C46" w:rsidRPr="00FB3A2C" w14:paraId="2C8961EC" w14:textId="77777777" w:rsidTr="00741A26">
        <w:tc>
          <w:tcPr>
            <w:tcW w:w="2203" w:type="dxa"/>
            <w:tcBorders>
              <w:top w:val="nil"/>
              <w:left w:val="single" w:sz="4" w:space="0" w:color="auto"/>
              <w:bottom w:val="nil"/>
              <w:right w:val="nil"/>
            </w:tcBorders>
          </w:tcPr>
          <w:p w14:paraId="78D0F21D" w14:textId="77777777" w:rsidR="00213C46" w:rsidRPr="00FB3A2C"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02E549EF" w14:textId="77777777" w:rsidR="00213C46" w:rsidRPr="00FB3A2C"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315211FE" w14:textId="77777777" w:rsidR="00213C46" w:rsidRPr="00FB3A2C"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348911A5" w14:textId="77777777" w:rsidR="00213C46" w:rsidRPr="00FB3A2C"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0976C5A8" w14:textId="77777777" w:rsidR="00213C46" w:rsidRPr="00FB3A2C" w:rsidRDefault="00213C46" w:rsidP="00741A26">
            <w:pPr>
              <w:widowControl w:val="0"/>
              <w:rPr>
                <w:rFonts w:ascii="Times New Roman" w:hAnsi="Times New Roman" w:cs="Times New Roman"/>
                <w:sz w:val="24"/>
                <w:szCs w:val="24"/>
              </w:rPr>
            </w:pPr>
          </w:p>
        </w:tc>
      </w:tr>
      <w:tr w:rsidR="00213C46" w:rsidRPr="00FB3A2C" w14:paraId="67539CAF" w14:textId="77777777" w:rsidTr="00741A26">
        <w:tc>
          <w:tcPr>
            <w:tcW w:w="8778" w:type="dxa"/>
            <w:gridSpan w:val="5"/>
            <w:tcBorders>
              <w:top w:val="nil"/>
              <w:left w:val="single" w:sz="4" w:space="0" w:color="auto"/>
              <w:bottom w:val="nil"/>
              <w:right w:val="single" w:sz="4" w:space="0" w:color="auto"/>
            </w:tcBorders>
          </w:tcPr>
          <w:p w14:paraId="2D7E74CD" w14:textId="77777777" w:rsidR="00213C46" w:rsidRPr="00FB3A2C" w:rsidRDefault="00213C46" w:rsidP="00213C46">
            <w:pPr>
              <w:pStyle w:val="ListParagraph"/>
              <w:widowControl w:val="0"/>
              <w:numPr>
                <w:ilvl w:val="0"/>
                <w:numId w:val="3"/>
              </w:numPr>
              <w:rPr>
                <w:rFonts w:ascii="Times New Roman" w:hAnsi="Times New Roman" w:cs="Times New Roman"/>
                <w:b/>
                <w:sz w:val="24"/>
                <w:szCs w:val="24"/>
              </w:rPr>
            </w:pPr>
            <w:r w:rsidRPr="00FB3A2C">
              <w:rPr>
                <w:rFonts w:ascii="Times New Roman" w:hAnsi="Times New Roman" w:cs="Times New Roman"/>
                <w:b/>
                <w:sz w:val="24"/>
                <w:szCs w:val="24"/>
              </w:rPr>
              <w:t>Nitrate/Nitrite</w:t>
            </w:r>
          </w:p>
        </w:tc>
      </w:tr>
      <w:tr w:rsidR="00213C46" w:rsidRPr="00FB3A2C" w14:paraId="50F8213C" w14:textId="77777777" w:rsidTr="00741A26">
        <w:trPr>
          <w:trHeight w:val="290"/>
        </w:trPr>
        <w:tc>
          <w:tcPr>
            <w:tcW w:w="2203" w:type="dxa"/>
            <w:tcBorders>
              <w:top w:val="nil"/>
              <w:left w:val="single" w:sz="4" w:space="0" w:color="auto"/>
              <w:bottom w:val="nil"/>
              <w:right w:val="nil"/>
            </w:tcBorders>
            <w:noWrap/>
            <w:hideMark/>
          </w:tcPr>
          <w:p w14:paraId="0DAED8F8"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07C64B1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D3B25D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41269DD0"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01811B1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02F20452" w14:textId="77777777" w:rsidTr="00741A26">
        <w:trPr>
          <w:trHeight w:val="290"/>
        </w:trPr>
        <w:tc>
          <w:tcPr>
            <w:tcW w:w="2203" w:type="dxa"/>
            <w:tcBorders>
              <w:top w:val="nil"/>
              <w:left w:val="single" w:sz="4" w:space="0" w:color="auto"/>
              <w:bottom w:val="nil"/>
              <w:right w:val="nil"/>
            </w:tcBorders>
            <w:noWrap/>
            <w:hideMark/>
          </w:tcPr>
          <w:p w14:paraId="5A1FCE4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1138F95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0.212</w:t>
            </w:r>
          </w:p>
        </w:tc>
        <w:tc>
          <w:tcPr>
            <w:tcW w:w="2296" w:type="dxa"/>
            <w:tcBorders>
              <w:top w:val="nil"/>
              <w:left w:val="nil"/>
              <w:bottom w:val="nil"/>
              <w:right w:val="nil"/>
            </w:tcBorders>
            <w:noWrap/>
            <w:vAlign w:val="bottom"/>
            <w:hideMark/>
          </w:tcPr>
          <w:p w14:paraId="51C27B5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D0362D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1.469</w:t>
            </w:r>
          </w:p>
        </w:tc>
        <w:tc>
          <w:tcPr>
            <w:tcW w:w="1373" w:type="dxa"/>
            <w:tcBorders>
              <w:top w:val="nil"/>
              <w:left w:val="nil"/>
              <w:bottom w:val="nil"/>
              <w:right w:val="single" w:sz="4" w:space="0" w:color="auto"/>
            </w:tcBorders>
            <w:noWrap/>
            <w:vAlign w:val="bottom"/>
            <w:hideMark/>
          </w:tcPr>
          <w:p w14:paraId="75F2E96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0.237</w:t>
            </w:r>
          </w:p>
        </w:tc>
      </w:tr>
      <w:tr w:rsidR="00213C46" w:rsidRPr="00FB3A2C" w14:paraId="4E581DF1" w14:textId="77777777" w:rsidTr="00741A26">
        <w:trPr>
          <w:trHeight w:val="290"/>
        </w:trPr>
        <w:tc>
          <w:tcPr>
            <w:tcW w:w="2203" w:type="dxa"/>
            <w:tcBorders>
              <w:top w:val="nil"/>
              <w:left w:val="single" w:sz="4" w:space="0" w:color="auto"/>
              <w:bottom w:val="nil"/>
              <w:right w:val="nil"/>
            </w:tcBorders>
            <w:noWrap/>
            <w:hideMark/>
          </w:tcPr>
          <w:p w14:paraId="199C6BD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20E318B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0.015</w:t>
            </w:r>
          </w:p>
        </w:tc>
        <w:tc>
          <w:tcPr>
            <w:tcW w:w="2296" w:type="dxa"/>
            <w:tcBorders>
              <w:top w:val="nil"/>
              <w:left w:val="nil"/>
              <w:bottom w:val="nil"/>
              <w:right w:val="nil"/>
            </w:tcBorders>
            <w:noWrap/>
            <w:vAlign w:val="bottom"/>
            <w:hideMark/>
          </w:tcPr>
          <w:p w14:paraId="4336FE2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FC07BA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0.107</w:t>
            </w:r>
          </w:p>
        </w:tc>
        <w:tc>
          <w:tcPr>
            <w:tcW w:w="1373" w:type="dxa"/>
            <w:tcBorders>
              <w:top w:val="nil"/>
              <w:left w:val="nil"/>
              <w:bottom w:val="nil"/>
              <w:right w:val="single" w:sz="4" w:space="0" w:color="auto"/>
            </w:tcBorders>
            <w:noWrap/>
            <w:vAlign w:val="bottom"/>
            <w:hideMark/>
          </w:tcPr>
          <w:p w14:paraId="06538D1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0.747</w:t>
            </w:r>
          </w:p>
        </w:tc>
      </w:tr>
      <w:tr w:rsidR="00213C46" w:rsidRPr="00FB3A2C" w14:paraId="20852938" w14:textId="77777777" w:rsidTr="00741A26">
        <w:trPr>
          <w:trHeight w:val="290"/>
        </w:trPr>
        <w:tc>
          <w:tcPr>
            <w:tcW w:w="2203" w:type="dxa"/>
            <w:tcBorders>
              <w:top w:val="nil"/>
              <w:left w:val="single" w:sz="4" w:space="0" w:color="auto"/>
              <w:bottom w:val="nil"/>
              <w:right w:val="nil"/>
            </w:tcBorders>
            <w:noWrap/>
            <w:hideMark/>
          </w:tcPr>
          <w:p w14:paraId="2581930D"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76F30DC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0.027</w:t>
            </w:r>
          </w:p>
        </w:tc>
        <w:tc>
          <w:tcPr>
            <w:tcW w:w="2296" w:type="dxa"/>
            <w:tcBorders>
              <w:top w:val="nil"/>
              <w:left w:val="nil"/>
              <w:bottom w:val="nil"/>
              <w:right w:val="nil"/>
            </w:tcBorders>
            <w:noWrap/>
            <w:vAlign w:val="bottom"/>
            <w:hideMark/>
          </w:tcPr>
          <w:p w14:paraId="65652E2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75A8E030"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0.188</w:t>
            </w:r>
          </w:p>
        </w:tc>
        <w:tc>
          <w:tcPr>
            <w:tcW w:w="1373" w:type="dxa"/>
            <w:tcBorders>
              <w:top w:val="nil"/>
              <w:left w:val="nil"/>
              <w:bottom w:val="nil"/>
              <w:right w:val="single" w:sz="4" w:space="0" w:color="auto"/>
            </w:tcBorders>
            <w:noWrap/>
            <w:vAlign w:val="bottom"/>
            <w:hideMark/>
          </w:tcPr>
          <w:p w14:paraId="6AAD96F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0.668</w:t>
            </w:r>
          </w:p>
        </w:tc>
      </w:tr>
      <w:tr w:rsidR="00213C46" w:rsidRPr="00FB3A2C" w14:paraId="07A131B6" w14:textId="77777777" w:rsidTr="00741A26">
        <w:trPr>
          <w:trHeight w:val="290"/>
        </w:trPr>
        <w:tc>
          <w:tcPr>
            <w:tcW w:w="2203" w:type="dxa"/>
            <w:tcBorders>
              <w:top w:val="nil"/>
              <w:left w:val="single" w:sz="4" w:space="0" w:color="auto"/>
              <w:bottom w:val="nil"/>
              <w:right w:val="nil"/>
            </w:tcBorders>
            <w:noWrap/>
            <w:hideMark/>
          </w:tcPr>
          <w:p w14:paraId="2F8B189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063C45F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3.457</w:t>
            </w:r>
          </w:p>
        </w:tc>
        <w:tc>
          <w:tcPr>
            <w:tcW w:w="2296" w:type="dxa"/>
            <w:tcBorders>
              <w:top w:val="nil"/>
              <w:left w:val="nil"/>
              <w:bottom w:val="nil"/>
              <w:right w:val="nil"/>
            </w:tcBorders>
            <w:noWrap/>
            <w:vAlign w:val="bottom"/>
            <w:hideMark/>
          </w:tcPr>
          <w:p w14:paraId="51558D3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14:paraId="5A1676ED"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2ADD520B"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r w:rsidR="00213C46" w:rsidRPr="00FB3A2C" w14:paraId="67324030" w14:textId="77777777" w:rsidTr="00741A26">
        <w:tc>
          <w:tcPr>
            <w:tcW w:w="2203" w:type="dxa"/>
            <w:tcBorders>
              <w:top w:val="nil"/>
              <w:left w:val="single" w:sz="4" w:space="0" w:color="auto"/>
              <w:bottom w:val="nil"/>
              <w:right w:val="nil"/>
            </w:tcBorders>
          </w:tcPr>
          <w:p w14:paraId="4DFCD20E" w14:textId="77777777" w:rsidR="00213C46" w:rsidRPr="00FB3A2C"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7713531A" w14:textId="77777777" w:rsidR="00213C46" w:rsidRPr="00FB3A2C"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3B67FB7D" w14:textId="77777777" w:rsidR="00213C46" w:rsidRPr="00FB3A2C"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1F27CBBF" w14:textId="77777777" w:rsidR="00213C46" w:rsidRPr="00FB3A2C"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54C00FFD" w14:textId="77777777" w:rsidR="00213C46" w:rsidRPr="00FB3A2C" w:rsidRDefault="00213C46" w:rsidP="00741A26">
            <w:pPr>
              <w:widowControl w:val="0"/>
              <w:rPr>
                <w:rFonts w:ascii="Times New Roman" w:hAnsi="Times New Roman" w:cs="Times New Roman"/>
                <w:sz w:val="24"/>
                <w:szCs w:val="24"/>
              </w:rPr>
            </w:pPr>
          </w:p>
        </w:tc>
      </w:tr>
      <w:tr w:rsidR="00213C46" w:rsidRPr="00FB3A2C" w14:paraId="4E9567D9" w14:textId="77777777" w:rsidTr="00741A26">
        <w:tc>
          <w:tcPr>
            <w:tcW w:w="8778" w:type="dxa"/>
            <w:gridSpan w:val="5"/>
            <w:tcBorders>
              <w:top w:val="nil"/>
              <w:left w:val="single" w:sz="4" w:space="0" w:color="auto"/>
              <w:bottom w:val="nil"/>
              <w:right w:val="single" w:sz="4" w:space="0" w:color="auto"/>
            </w:tcBorders>
          </w:tcPr>
          <w:p w14:paraId="0DD56521" w14:textId="77777777" w:rsidR="00213C46" w:rsidRPr="00FB3A2C" w:rsidRDefault="00213C46" w:rsidP="00213C46">
            <w:pPr>
              <w:pStyle w:val="ListParagraph"/>
              <w:widowControl w:val="0"/>
              <w:numPr>
                <w:ilvl w:val="0"/>
                <w:numId w:val="3"/>
              </w:numPr>
              <w:rPr>
                <w:rFonts w:ascii="Times New Roman" w:hAnsi="Times New Roman" w:cs="Times New Roman"/>
                <w:b/>
                <w:sz w:val="24"/>
                <w:szCs w:val="24"/>
              </w:rPr>
            </w:pPr>
            <w:r w:rsidRPr="00FB3A2C">
              <w:rPr>
                <w:rFonts w:ascii="Times New Roman" w:hAnsi="Times New Roman" w:cs="Times New Roman"/>
                <w:b/>
                <w:sz w:val="24"/>
                <w:szCs w:val="24"/>
              </w:rPr>
              <w:t>SRP</w:t>
            </w:r>
          </w:p>
        </w:tc>
      </w:tr>
      <w:tr w:rsidR="00213C46" w:rsidRPr="00FB3A2C" w14:paraId="794A4DB3" w14:textId="77777777" w:rsidTr="00741A26">
        <w:trPr>
          <w:trHeight w:val="290"/>
        </w:trPr>
        <w:tc>
          <w:tcPr>
            <w:tcW w:w="2203" w:type="dxa"/>
            <w:tcBorders>
              <w:top w:val="nil"/>
              <w:left w:val="single" w:sz="4" w:space="0" w:color="auto"/>
              <w:bottom w:val="nil"/>
              <w:right w:val="nil"/>
            </w:tcBorders>
            <w:noWrap/>
            <w:hideMark/>
          </w:tcPr>
          <w:p w14:paraId="54BDC6E6"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0F8441F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FE292F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122CF47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61AB077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4DD7FC78" w14:textId="77777777" w:rsidTr="00741A26">
        <w:trPr>
          <w:trHeight w:val="290"/>
        </w:trPr>
        <w:tc>
          <w:tcPr>
            <w:tcW w:w="2203" w:type="dxa"/>
            <w:tcBorders>
              <w:top w:val="nil"/>
              <w:left w:val="single" w:sz="4" w:space="0" w:color="auto"/>
              <w:bottom w:val="nil"/>
              <w:right w:val="nil"/>
            </w:tcBorders>
            <w:noWrap/>
            <w:hideMark/>
          </w:tcPr>
          <w:p w14:paraId="3293B45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6779CE5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0.110</w:t>
            </w:r>
          </w:p>
        </w:tc>
        <w:tc>
          <w:tcPr>
            <w:tcW w:w="2296" w:type="dxa"/>
            <w:tcBorders>
              <w:top w:val="nil"/>
              <w:left w:val="nil"/>
              <w:bottom w:val="nil"/>
              <w:right w:val="nil"/>
            </w:tcBorders>
            <w:noWrap/>
            <w:vAlign w:val="bottom"/>
            <w:hideMark/>
          </w:tcPr>
          <w:p w14:paraId="46EE831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727601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3.748</w:t>
            </w:r>
          </w:p>
        </w:tc>
        <w:tc>
          <w:tcPr>
            <w:tcW w:w="1373" w:type="dxa"/>
            <w:tcBorders>
              <w:top w:val="nil"/>
              <w:left w:val="nil"/>
              <w:bottom w:val="nil"/>
              <w:right w:val="single" w:sz="4" w:space="0" w:color="auto"/>
            </w:tcBorders>
            <w:noWrap/>
            <w:vAlign w:val="bottom"/>
            <w:hideMark/>
          </w:tcPr>
          <w:p w14:paraId="4C9D692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0.065</w:t>
            </w:r>
          </w:p>
        </w:tc>
      </w:tr>
      <w:tr w:rsidR="00213C46" w:rsidRPr="00FB3A2C" w14:paraId="587644DF" w14:textId="77777777" w:rsidTr="00741A26">
        <w:trPr>
          <w:trHeight w:val="290"/>
        </w:trPr>
        <w:tc>
          <w:tcPr>
            <w:tcW w:w="2203" w:type="dxa"/>
            <w:tcBorders>
              <w:top w:val="nil"/>
              <w:left w:val="single" w:sz="4" w:space="0" w:color="auto"/>
              <w:bottom w:val="nil"/>
              <w:right w:val="nil"/>
            </w:tcBorders>
            <w:noWrap/>
            <w:hideMark/>
          </w:tcPr>
          <w:p w14:paraId="71FD78B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240DA8C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0.005</w:t>
            </w:r>
          </w:p>
        </w:tc>
        <w:tc>
          <w:tcPr>
            <w:tcW w:w="2296" w:type="dxa"/>
            <w:tcBorders>
              <w:top w:val="nil"/>
              <w:left w:val="nil"/>
              <w:bottom w:val="nil"/>
              <w:right w:val="nil"/>
            </w:tcBorders>
            <w:noWrap/>
            <w:vAlign w:val="bottom"/>
            <w:hideMark/>
          </w:tcPr>
          <w:p w14:paraId="3B10A41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87429B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0.181</w:t>
            </w:r>
          </w:p>
        </w:tc>
        <w:tc>
          <w:tcPr>
            <w:tcW w:w="1373" w:type="dxa"/>
            <w:tcBorders>
              <w:top w:val="nil"/>
              <w:left w:val="nil"/>
              <w:bottom w:val="nil"/>
              <w:right w:val="single" w:sz="4" w:space="0" w:color="auto"/>
            </w:tcBorders>
            <w:noWrap/>
            <w:vAlign w:val="bottom"/>
            <w:hideMark/>
          </w:tcPr>
          <w:p w14:paraId="6B7090F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0.674</w:t>
            </w:r>
          </w:p>
        </w:tc>
      </w:tr>
      <w:tr w:rsidR="00213C46" w:rsidRPr="00FB3A2C" w14:paraId="7040115A" w14:textId="77777777" w:rsidTr="00741A26">
        <w:trPr>
          <w:trHeight w:val="290"/>
        </w:trPr>
        <w:tc>
          <w:tcPr>
            <w:tcW w:w="2203" w:type="dxa"/>
            <w:tcBorders>
              <w:top w:val="nil"/>
              <w:left w:val="single" w:sz="4" w:space="0" w:color="auto"/>
              <w:bottom w:val="nil"/>
              <w:right w:val="nil"/>
            </w:tcBorders>
            <w:noWrap/>
            <w:hideMark/>
          </w:tcPr>
          <w:p w14:paraId="4C3D03A4"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5BC1823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0.002</w:t>
            </w:r>
          </w:p>
        </w:tc>
        <w:tc>
          <w:tcPr>
            <w:tcW w:w="2296" w:type="dxa"/>
            <w:tcBorders>
              <w:top w:val="nil"/>
              <w:left w:val="nil"/>
              <w:bottom w:val="nil"/>
              <w:right w:val="nil"/>
            </w:tcBorders>
            <w:noWrap/>
            <w:vAlign w:val="bottom"/>
            <w:hideMark/>
          </w:tcPr>
          <w:p w14:paraId="29AE724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463850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0.059</w:t>
            </w:r>
          </w:p>
        </w:tc>
        <w:tc>
          <w:tcPr>
            <w:tcW w:w="1373" w:type="dxa"/>
            <w:tcBorders>
              <w:top w:val="nil"/>
              <w:left w:val="nil"/>
              <w:bottom w:val="nil"/>
              <w:right w:val="single" w:sz="4" w:space="0" w:color="auto"/>
            </w:tcBorders>
            <w:noWrap/>
            <w:vAlign w:val="bottom"/>
            <w:hideMark/>
          </w:tcPr>
          <w:p w14:paraId="18F453D0"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0.810</w:t>
            </w:r>
          </w:p>
        </w:tc>
      </w:tr>
      <w:tr w:rsidR="00213C46" w:rsidRPr="00FB3A2C" w14:paraId="620ECDC8" w14:textId="77777777" w:rsidTr="00741A26">
        <w:trPr>
          <w:trHeight w:val="290"/>
        </w:trPr>
        <w:tc>
          <w:tcPr>
            <w:tcW w:w="2203" w:type="dxa"/>
            <w:tcBorders>
              <w:top w:val="nil"/>
              <w:left w:val="single" w:sz="4" w:space="0" w:color="auto"/>
              <w:bottom w:val="nil"/>
              <w:right w:val="nil"/>
            </w:tcBorders>
            <w:noWrap/>
            <w:hideMark/>
          </w:tcPr>
          <w:p w14:paraId="64E68BC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7B8D224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0.706</w:t>
            </w:r>
          </w:p>
        </w:tc>
        <w:tc>
          <w:tcPr>
            <w:tcW w:w="2296" w:type="dxa"/>
            <w:tcBorders>
              <w:top w:val="nil"/>
              <w:left w:val="nil"/>
              <w:bottom w:val="nil"/>
              <w:right w:val="nil"/>
            </w:tcBorders>
            <w:noWrap/>
            <w:vAlign w:val="bottom"/>
            <w:hideMark/>
          </w:tcPr>
          <w:p w14:paraId="7069584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14:paraId="146CB579"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297AAB6A"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r w:rsidR="00213C46" w:rsidRPr="00FB3A2C" w14:paraId="2D15A7B9" w14:textId="77777777" w:rsidTr="00741A26">
        <w:tc>
          <w:tcPr>
            <w:tcW w:w="2203" w:type="dxa"/>
            <w:tcBorders>
              <w:top w:val="nil"/>
              <w:left w:val="single" w:sz="4" w:space="0" w:color="auto"/>
              <w:bottom w:val="nil"/>
              <w:right w:val="nil"/>
            </w:tcBorders>
          </w:tcPr>
          <w:p w14:paraId="6CF96E69" w14:textId="77777777" w:rsidR="00213C46" w:rsidRPr="00FB3A2C"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380D9C8B" w14:textId="77777777" w:rsidR="00213C46" w:rsidRPr="00FB3A2C"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7D3B57A2" w14:textId="77777777" w:rsidR="00213C46" w:rsidRPr="00FB3A2C"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689DEB91" w14:textId="77777777" w:rsidR="00213C46" w:rsidRPr="00FB3A2C"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0D63147D" w14:textId="77777777" w:rsidR="00213C46" w:rsidRPr="00FB3A2C" w:rsidRDefault="00213C46" w:rsidP="00741A26">
            <w:pPr>
              <w:widowControl w:val="0"/>
              <w:rPr>
                <w:rFonts w:ascii="Times New Roman" w:hAnsi="Times New Roman" w:cs="Times New Roman"/>
                <w:sz w:val="24"/>
                <w:szCs w:val="24"/>
              </w:rPr>
            </w:pPr>
          </w:p>
        </w:tc>
      </w:tr>
      <w:tr w:rsidR="00213C46" w:rsidRPr="00FB3A2C" w14:paraId="7850F664" w14:textId="77777777" w:rsidTr="00741A26">
        <w:tc>
          <w:tcPr>
            <w:tcW w:w="8778" w:type="dxa"/>
            <w:gridSpan w:val="5"/>
            <w:tcBorders>
              <w:top w:val="nil"/>
              <w:left w:val="single" w:sz="4" w:space="0" w:color="auto"/>
              <w:bottom w:val="nil"/>
              <w:right w:val="single" w:sz="4" w:space="0" w:color="auto"/>
            </w:tcBorders>
          </w:tcPr>
          <w:p w14:paraId="32D03368" w14:textId="77777777" w:rsidR="00213C46" w:rsidRPr="00FB3A2C" w:rsidRDefault="00213C46" w:rsidP="00213C46">
            <w:pPr>
              <w:pStyle w:val="ListParagraph"/>
              <w:widowControl w:val="0"/>
              <w:numPr>
                <w:ilvl w:val="0"/>
                <w:numId w:val="3"/>
              </w:numPr>
              <w:rPr>
                <w:rFonts w:ascii="Times New Roman" w:hAnsi="Times New Roman" w:cs="Times New Roman"/>
                <w:b/>
                <w:sz w:val="24"/>
                <w:szCs w:val="24"/>
              </w:rPr>
            </w:pPr>
            <w:r w:rsidRPr="00FB3A2C">
              <w:rPr>
                <w:rFonts w:ascii="Times New Roman" w:hAnsi="Times New Roman" w:cs="Times New Roman"/>
                <w:b/>
                <w:sz w:val="24"/>
                <w:szCs w:val="24"/>
              </w:rPr>
              <w:t>Total Nitrogen</w:t>
            </w:r>
          </w:p>
        </w:tc>
      </w:tr>
      <w:tr w:rsidR="00213C46" w:rsidRPr="00FB3A2C" w14:paraId="1E19E4AE" w14:textId="77777777" w:rsidTr="00741A26">
        <w:trPr>
          <w:trHeight w:val="290"/>
        </w:trPr>
        <w:tc>
          <w:tcPr>
            <w:tcW w:w="2203" w:type="dxa"/>
            <w:tcBorders>
              <w:top w:val="nil"/>
              <w:left w:val="single" w:sz="4" w:space="0" w:color="auto"/>
              <w:bottom w:val="nil"/>
              <w:right w:val="nil"/>
            </w:tcBorders>
            <w:noWrap/>
            <w:hideMark/>
          </w:tcPr>
          <w:p w14:paraId="550963D2"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6447551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1F9933F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536B834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5E9891B0"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2AFA3D5B" w14:textId="77777777" w:rsidTr="00741A26">
        <w:trPr>
          <w:trHeight w:val="290"/>
        </w:trPr>
        <w:tc>
          <w:tcPr>
            <w:tcW w:w="2203" w:type="dxa"/>
            <w:tcBorders>
              <w:top w:val="nil"/>
              <w:left w:val="single" w:sz="4" w:space="0" w:color="auto"/>
              <w:bottom w:val="nil"/>
              <w:right w:val="nil"/>
            </w:tcBorders>
            <w:noWrap/>
            <w:hideMark/>
          </w:tcPr>
          <w:p w14:paraId="6266B59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1951152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0.011</w:t>
            </w:r>
          </w:p>
        </w:tc>
        <w:tc>
          <w:tcPr>
            <w:tcW w:w="2296" w:type="dxa"/>
            <w:tcBorders>
              <w:top w:val="nil"/>
              <w:left w:val="nil"/>
              <w:bottom w:val="nil"/>
              <w:right w:val="nil"/>
            </w:tcBorders>
            <w:noWrap/>
            <w:vAlign w:val="bottom"/>
            <w:hideMark/>
          </w:tcPr>
          <w:p w14:paraId="56A66FC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A1C39D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1.374</w:t>
            </w:r>
          </w:p>
        </w:tc>
        <w:tc>
          <w:tcPr>
            <w:tcW w:w="1373" w:type="dxa"/>
            <w:tcBorders>
              <w:top w:val="nil"/>
              <w:left w:val="nil"/>
              <w:bottom w:val="nil"/>
              <w:right w:val="single" w:sz="4" w:space="0" w:color="auto"/>
            </w:tcBorders>
            <w:noWrap/>
            <w:vAlign w:val="bottom"/>
            <w:hideMark/>
          </w:tcPr>
          <w:p w14:paraId="37E36DD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0.253</w:t>
            </w:r>
          </w:p>
        </w:tc>
      </w:tr>
      <w:tr w:rsidR="00213C46" w:rsidRPr="00FB3A2C" w14:paraId="553607B0" w14:textId="77777777" w:rsidTr="00741A26">
        <w:trPr>
          <w:trHeight w:val="290"/>
        </w:trPr>
        <w:tc>
          <w:tcPr>
            <w:tcW w:w="2203" w:type="dxa"/>
            <w:tcBorders>
              <w:top w:val="nil"/>
              <w:left w:val="single" w:sz="4" w:space="0" w:color="auto"/>
              <w:bottom w:val="nil"/>
              <w:right w:val="nil"/>
            </w:tcBorders>
            <w:noWrap/>
            <w:hideMark/>
          </w:tcPr>
          <w:p w14:paraId="5D109AE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6112AD3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0.020</w:t>
            </w:r>
          </w:p>
        </w:tc>
        <w:tc>
          <w:tcPr>
            <w:tcW w:w="2296" w:type="dxa"/>
            <w:tcBorders>
              <w:top w:val="nil"/>
              <w:left w:val="nil"/>
              <w:bottom w:val="nil"/>
              <w:right w:val="nil"/>
            </w:tcBorders>
            <w:noWrap/>
            <w:vAlign w:val="bottom"/>
            <w:hideMark/>
          </w:tcPr>
          <w:p w14:paraId="248CCE8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8DC1B4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2.554</w:t>
            </w:r>
          </w:p>
        </w:tc>
        <w:tc>
          <w:tcPr>
            <w:tcW w:w="1373" w:type="dxa"/>
            <w:tcBorders>
              <w:top w:val="nil"/>
              <w:left w:val="nil"/>
              <w:bottom w:val="nil"/>
              <w:right w:val="single" w:sz="4" w:space="0" w:color="auto"/>
            </w:tcBorders>
            <w:noWrap/>
            <w:vAlign w:val="bottom"/>
            <w:hideMark/>
          </w:tcPr>
          <w:p w14:paraId="3F0F9E3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0.123</w:t>
            </w:r>
          </w:p>
        </w:tc>
      </w:tr>
      <w:tr w:rsidR="00213C46" w:rsidRPr="00FB3A2C" w14:paraId="4F860DF4" w14:textId="77777777" w:rsidTr="00741A26">
        <w:trPr>
          <w:trHeight w:val="290"/>
        </w:trPr>
        <w:tc>
          <w:tcPr>
            <w:tcW w:w="2203" w:type="dxa"/>
            <w:tcBorders>
              <w:top w:val="nil"/>
              <w:left w:val="single" w:sz="4" w:space="0" w:color="auto"/>
              <w:bottom w:val="nil"/>
              <w:right w:val="nil"/>
            </w:tcBorders>
            <w:noWrap/>
            <w:hideMark/>
          </w:tcPr>
          <w:p w14:paraId="14D1C501"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4E7F779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0.003</w:t>
            </w:r>
          </w:p>
        </w:tc>
        <w:tc>
          <w:tcPr>
            <w:tcW w:w="2296" w:type="dxa"/>
            <w:tcBorders>
              <w:top w:val="nil"/>
              <w:left w:val="nil"/>
              <w:bottom w:val="nil"/>
              <w:right w:val="nil"/>
            </w:tcBorders>
            <w:noWrap/>
            <w:vAlign w:val="bottom"/>
            <w:hideMark/>
          </w:tcPr>
          <w:p w14:paraId="0B1B35C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DEB7C1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0.316</w:t>
            </w:r>
          </w:p>
        </w:tc>
        <w:tc>
          <w:tcPr>
            <w:tcW w:w="1373" w:type="dxa"/>
            <w:tcBorders>
              <w:top w:val="nil"/>
              <w:left w:val="nil"/>
              <w:bottom w:val="nil"/>
              <w:right w:val="single" w:sz="4" w:space="0" w:color="auto"/>
            </w:tcBorders>
            <w:noWrap/>
            <w:vAlign w:val="bottom"/>
            <w:hideMark/>
          </w:tcPr>
          <w:p w14:paraId="3E048C4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0.579</w:t>
            </w:r>
          </w:p>
        </w:tc>
      </w:tr>
      <w:tr w:rsidR="00213C46" w:rsidRPr="00FB3A2C" w14:paraId="069E20D9" w14:textId="77777777" w:rsidTr="00741A26">
        <w:trPr>
          <w:trHeight w:val="290"/>
        </w:trPr>
        <w:tc>
          <w:tcPr>
            <w:tcW w:w="2203" w:type="dxa"/>
            <w:tcBorders>
              <w:top w:val="nil"/>
              <w:left w:val="single" w:sz="4" w:space="0" w:color="auto"/>
              <w:bottom w:val="nil"/>
              <w:right w:val="nil"/>
            </w:tcBorders>
            <w:noWrap/>
            <w:hideMark/>
          </w:tcPr>
          <w:p w14:paraId="64D2302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6E8DC17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0.191</w:t>
            </w:r>
          </w:p>
        </w:tc>
        <w:tc>
          <w:tcPr>
            <w:tcW w:w="2296" w:type="dxa"/>
            <w:tcBorders>
              <w:top w:val="nil"/>
              <w:left w:val="nil"/>
              <w:bottom w:val="nil"/>
              <w:right w:val="nil"/>
            </w:tcBorders>
            <w:noWrap/>
            <w:vAlign w:val="bottom"/>
            <w:hideMark/>
          </w:tcPr>
          <w:p w14:paraId="4F451EF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14:paraId="29C1F76C"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113DB038"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r w:rsidR="00213C46" w:rsidRPr="00FB3A2C" w14:paraId="3B878BD5" w14:textId="77777777" w:rsidTr="00741A26">
        <w:tc>
          <w:tcPr>
            <w:tcW w:w="2203" w:type="dxa"/>
            <w:tcBorders>
              <w:top w:val="nil"/>
              <w:left w:val="single" w:sz="4" w:space="0" w:color="auto"/>
              <w:bottom w:val="nil"/>
              <w:right w:val="nil"/>
            </w:tcBorders>
          </w:tcPr>
          <w:p w14:paraId="7B5EE9C3" w14:textId="77777777" w:rsidR="00213C46" w:rsidRPr="00FB3A2C"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033AE23E" w14:textId="77777777" w:rsidR="00213C46" w:rsidRPr="00FB3A2C"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05061681" w14:textId="77777777" w:rsidR="00213C46" w:rsidRPr="00FB3A2C"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559A0C42" w14:textId="77777777" w:rsidR="00213C46" w:rsidRPr="00FB3A2C"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11D5360F" w14:textId="77777777" w:rsidR="00213C46" w:rsidRPr="00FB3A2C" w:rsidRDefault="00213C46" w:rsidP="00741A26">
            <w:pPr>
              <w:widowControl w:val="0"/>
              <w:rPr>
                <w:rFonts w:ascii="Times New Roman" w:hAnsi="Times New Roman" w:cs="Times New Roman"/>
                <w:sz w:val="24"/>
                <w:szCs w:val="24"/>
              </w:rPr>
            </w:pPr>
          </w:p>
        </w:tc>
      </w:tr>
      <w:tr w:rsidR="00213C46" w:rsidRPr="00FB3A2C" w14:paraId="20632F65" w14:textId="77777777" w:rsidTr="00741A26">
        <w:tc>
          <w:tcPr>
            <w:tcW w:w="8778" w:type="dxa"/>
            <w:gridSpan w:val="5"/>
            <w:tcBorders>
              <w:top w:val="nil"/>
              <w:left w:val="single" w:sz="4" w:space="0" w:color="auto"/>
              <w:bottom w:val="nil"/>
              <w:right w:val="single" w:sz="4" w:space="0" w:color="auto"/>
            </w:tcBorders>
          </w:tcPr>
          <w:p w14:paraId="5A0C2E90" w14:textId="77777777" w:rsidR="00213C46" w:rsidRPr="00FB3A2C" w:rsidRDefault="00213C46" w:rsidP="00213C46">
            <w:pPr>
              <w:pStyle w:val="ListParagraph"/>
              <w:widowControl w:val="0"/>
              <w:numPr>
                <w:ilvl w:val="0"/>
                <w:numId w:val="3"/>
              </w:numPr>
              <w:rPr>
                <w:rFonts w:ascii="Times New Roman" w:hAnsi="Times New Roman" w:cs="Times New Roman"/>
                <w:b/>
                <w:sz w:val="24"/>
                <w:szCs w:val="24"/>
              </w:rPr>
            </w:pPr>
            <w:r w:rsidRPr="00FB3A2C">
              <w:rPr>
                <w:rFonts w:ascii="Times New Roman" w:hAnsi="Times New Roman" w:cs="Times New Roman"/>
                <w:b/>
                <w:sz w:val="24"/>
                <w:szCs w:val="24"/>
              </w:rPr>
              <w:t>Total Phosphorus</w:t>
            </w:r>
          </w:p>
        </w:tc>
      </w:tr>
      <w:tr w:rsidR="00213C46" w:rsidRPr="00FB3A2C" w14:paraId="5D4FB718" w14:textId="77777777" w:rsidTr="00741A26">
        <w:trPr>
          <w:trHeight w:val="290"/>
        </w:trPr>
        <w:tc>
          <w:tcPr>
            <w:tcW w:w="2203" w:type="dxa"/>
            <w:tcBorders>
              <w:top w:val="nil"/>
              <w:left w:val="single" w:sz="4" w:space="0" w:color="auto"/>
              <w:bottom w:val="nil"/>
              <w:right w:val="nil"/>
            </w:tcBorders>
            <w:noWrap/>
            <w:hideMark/>
          </w:tcPr>
          <w:p w14:paraId="181DEA72"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4EB7C61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7B3766C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176EB4E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0D1E452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0D355AE3" w14:textId="77777777" w:rsidTr="00741A26">
        <w:trPr>
          <w:trHeight w:val="290"/>
        </w:trPr>
        <w:tc>
          <w:tcPr>
            <w:tcW w:w="2203" w:type="dxa"/>
            <w:tcBorders>
              <w:top w:val="nil"/>
              <w:left w:val="single" w:sz="4" w:space="0" w:color="auto"/>
              <w:bottom w:val="nil"/>
              <w:right w:val="nil"/>
            </w:tcBorders>
            <w:noWrap/>
            <w:hideMark/>
          </w:tcPr>
          <w:p w14:paraId="562FE9F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072F5ED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0.219</w:t>
            </w:r>
          </w:p>
        </w:tc>
        <w:tc>
          <w:tcPr>
            <w:tcW w:w="2296" w:type="dxa"/>
            <w:tcBorders>
              <w:top w:val="nil"/>
              <w:left w:val="nil"/>
              <w:bottom w:val="nil"/>
              <w:right w:val="nil"/>
            </w:tcBorders>
            <w:noWrap/>
            <w:vAlign w:val="bottom"/>
            <w:hideMark/>
          </w:tcPr>
          <w:p w14:paraId="3F55CA6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9428DA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2.695</w:t>
            </w:r>
          </w:p>
        </w:tc>
        <w:tc>
          <w:tcPr>
            <w:tcW w:w="1373" w:type="dxa"/>
            <w:tcBorders>
              <w:top w:val="nil"/>
              <w:left w:val="nil"/>
              <w:bottom w:val="nil"/>
              <w:right w:val="single" w:sz="4" w:space="0" w:color="auto"/>
            </w:tcBorders>
            <w:noWrap/>
            <w:vAlign w:val="bottom"/>
            <w:hideMark/>
          </w:tcPr>
          <w:p w14:paraId="694167B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0.114</w:t>
            </w:r>
          </w:p>
        </w:tc>
      </w:tr>
      <w:tr w:rsidR="00213C46" w:rsidRPr="00FB3A2C" w14:paraId="421396CA" w14:textId="77777777" w:rsidTr="00741A26">
        <w:trPr>
          <w:trHeight w:val="290"/>
        </w:trPr>
        <w:tc>
          <w:tcPr>
            <w:tcW w:w="2203" w:type="dxa"/>
            <w:tcBorders>
              <w:top w:val="nil"/>
              <w:left w:val="single" w:sz="4" w:space="0" w:color="auto"/>
              <w:bottom w:val="nil"/>
              <w:right w:val="nil"/>
            </w:tcBorders>
            <w:noWrap/>
            <w:hideMark/>
          </w:tcPr>
          <w:p w14:paraId="52EC63C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51BD5ED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0.213</w:t>
            </w:r>
          </w:p>
        </w:tc>
        <w:tc>
          <w:tcPr>
            <w:tcW w:w="2296" w:type="dxa"/>
            <w:tcBorders>
              <w:top w:val="nil"/>
              <w:left w:val="nil"/>
              <w:bottom w:val="nil"/>
              <w:right w:val="nil"/>
            </w:tcBorders>
            <w:noWrap/>
            <w:vAlign w:val="bottom"/>
            <w:hideMark/>
          </w:tcPr>
          <w:p w14:paraId="68EBBD0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6C0E4A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2.611</w:t>
            </w:r>
          </w:p>
        </w:tc>
        <w:tc>
          <w:tcPr>
            <w:tcW w:w="1373" w:type="dxa"/>
            <w:tcBorders>
              <w:top w:val="nil"/>
              <w:left w:val="nil"/>
              <w:bottom w:val="nil"/>
              <w:right w:val="single" w:sz="4" w:space="0" w:color="auto"/>
            </w:tcBorders>
            <w:noWrap/>
            <w:vAlign w:val="bottom"/>
            <w:hideMark/>
          </w:tcPr>
          <w:p w14:paraId="2111C73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0.119</w:t>
            </w:r>
          </w:p>
        </w:tc>
      </w:tr>
      <w:tr w:rsidR="00213C46" w:rsidRPr="00FB3A2C" w14:paraId="317D6A2B" w14:textId="77777777" w:rsidTr="00741A26">
        <w:trPr>
          <w:trHeight w:val="290"/>
        </w:trPr>
        <w:tc>
          <w:tcPr>
            <w:tcW w:w="2203" w:type="dxa"/>
            <w:tcBorders>
              <w:top w:val="nil"/>
              <w:left w:val="single" w:sz="4" w:space="0" w:color="auto"/>
              <w:bottom w:val="nil"/>
              <w:right w:val="nil"/>
            </w:tcBorders>
            <w:noWrap/>
            <w:hideMark/>
          </w:tcPr>
          <w:p w14:paraId="048CA41F"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2280D97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0.012</w:t>
            </w:r>
          </w:p>
        </w:tc>
        <w:tc>
          <w:tcPr>
            <w:tcW w:w="2296" w:type="dxa"/>
            <w:tcBorders>
              <w:top w:val="nil"/>
              <w:left w:val="nil"/>
              <w:bottom w:val="nil"/>
              <w:right w:val="nil"/>
            </w:tcBorders>
            <w:noWrap/>
            <w:vAlign w:val="bottom"/>
            <w:hideMark/>
          </w:tcPr>
          <w:p w14:paraId="4424219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928A85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0.146</w:t>
            </w:r>
          </w:p>
        </w:tc>
        <w:tc>
          <w:tcPr>
            <w:tcW w:w="1373" w:type="dxa"/>
            <w:tcBorders>
              <w:top w:val="nil"/>
              <w:left w:val="nil"/>
              <w:bottom w:val="nil"/>
              <w:right w:val="single" w:sz="4" w:space="0" w:color="auto"/>
            </w:tcBorders>
            <w:noWrap/>
            <w:vAlign w:val="bottom"/>
            <w:hideMark/>
          </w:tcPr>
          <w:p w14:paraId="67CFFF2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0.706</w:t>
            </w:r>
          </w:p>
        </w:tc>
      </w:tr>
      <w:tr w:rsidR="00213C46" w:rsidRPr="00FB3A2C" w14:paraId="34E770C7" w14:textId="77777777" w:rsidTr="00741A26">
        <w:trPr>
          <w:trHeight w:val="290"/>
        </w:trPr>
        <w:tc>
          <w:tcPr>
            <w:tcW w:w="2203" w:type="dxa"/>
            <w:tcBorders>
              <w:top w:val="nil"/>
              <w:left w:val="single" w:sz="4" w:space="0" w:color="auto"/>
              <w:bottom w:val="single" w:sz="4" w:space="0" w:color="auto"/>
              <w:right w:val="nil"/>
            </w:tcBorders>
            <w:noWrap/>
            <w:hideMark/>
          </w:tcPr>
          <w:p w14:paraId="335EC10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551FCF0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1.953</w:t>
            </w:r>
          </w:p>
        </w:tc>
        <w:tc>
          <w:tcPr>
            <w:tcW w:w="2296" w:type="dxa"/>
            <w:tcBorders>
              <w:top w:val="nil"/>
              <w:left w:val="nil"/>
              <w:bottom w:val="single" w:sz="4" w:space="0" w:color="auto"/>
              <w:right w:val="nil"/>
            </w:tcBorders>
            <w:noWrap/>
            <w:vAlign w:val="bottom"/>
            <w:hideMark/>
          </w:tcPr>
          <w:p w14:paraId="405552A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24</w:t>
            </w:r>
          </w:p>
        </w:tc>
        <w:tc>
          <w:tcPr>
            <w:tcW w:w="1050" w:type="dxa"/>
            <w:tcBorders>
              <w:top w:val="nil"/>
              <w:left w:val="nil"/>
              <w:bottom w:val="single" w:sz="4" w:space="0" w:color="auto"/>
              <w:right w:val="nil"/>
            </w:tcBorders>
            <w:noWrap/>
            <w:vAlign w:val="bottom"/>
            <w:hideMark/>
          </w:tcPr>
          <w:p w14:paraId="24516D3F"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62D8DEC7"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bl>
    <w:p w14:paraId="7BCE91ED" w14:textId="77777777" w:rsidR="00213C46" w:rsidRDefault="00213C4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213C46" w:rsidRPr="00FB3A2C" w14:paraId="640C438F" w14:textId="77777777" w:rsidTr="00741A26">
        <w:trPr>
          <w:trHeight w:val="290"/>
        </w:trPr>
        <w:tc>
          <w:tcPr>
            <w:tcW w:w="8778" w:type="dxa"/>
            <w:gridSpan w:val="5"/>
            <w:tcBorders>
              <w:bottom w:val="single" w:sz="4" w:space="0" w:color="auto"/>
            </w:tcBorders>
            <w:noWrap/>
          </w:tcPr>
          <w:p w14:paraId="3333C4A9" w14:textId="271C2309" w:rsidR="00213C46" w:rsidRPr="00FB3A2C" w:rsidRDefault="00213C46" w:rsidP="00741A26">
            <w:pP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lastRenderedPageBreak/>
              <w:t xml:space="preserve">Table </w:t>
            </w:r>
            <w:r>
              <w:rPr>
                <w:rFonts w:ascii="Times New Roman" w:eastAsia="Times New Roman" w:hAnsi="Times New Roman" w:cs="Times New Roman"/>
                <w:color w:val="000000"/>
                <w:sz w:val="24"/>
                <w:szCs w:val="24"/>
                <w:lang w:val="en-US"/>
              </w:rPr>
              <w:t>S</w:t>
            </w:r>
            <w:r w:rsidRPr="00FB3A2C">
              <w:rPr>
                <w:rFonts w:ascii="Times New Roman" w:eastAsia="Times New Roman" w:hAnsi="Times New Roman" w:cs="Times New Roman"/>
                <w:color w:val="000000"/>
                <w:sz w:val="24"/>
                <w:szCs w:val="24"/>
                <w:lang w:val="en-US"/>
              </w:rPr>
              <w:t xml:space="preserve">2: ANOVA tables for sewage indicator values in response to sewage treatment technique (STT) and tourist season. </w:t>
            </w:r>
          </w:p>
        </w:tc>
      </w:tr>
      <w:tr w:rsidR="00213C46" w:rsidRPr="00FB3A2C" w14:paraId="2A2E6448"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4588BFAF" w14:textId="77777777" w:rsidR="00213C46" w:rsidRPr="00FB3A2C" w:rsidRDefault="00213C46" w:rsidP="00213C46">
            <w:pPr>
              <w:pStyle w:val="ListParagraph"/>
              <w:numPr>
                <w:ilvl w:val="0"/>
                <w:numId w:val="4"/>
              </w:numPr>
              <w:rPr>
                <w:rFonts w:ascii="Times New Roman" w:eastAsia="Times New Roman" w:hAnsi="Times New Roman" w:cs="Times New Roman"/>
                <w:b/>
                <w:color w:val="000000"/>
                <w:sz w:val="24"/>
                <w:szCs w:val="24"/>
                <w:lang w:val="en-US"/>
              </w:rPr>
            </w:pPr>
            <w:r w:rsidRPr="00FB3A2C">
              <w:rPr>
                <w:rFonts w:ascii="Times New Roman" w:eastAsia="Times New Roman" w:hAnsi="Times New Roman" w:cs="Times New Roman"/>
                <w:b/>
                <w:color w:val="000000"/>
                <w:sz w:val="24"/>
                <w:szCs w:val="24"/>
                <w:lang w:val="en-US"/>
              </w:rPr>
              <w:t xml:space="preserve">PPCPs </w:t>
            </w:r>
          </w:p>
        </w:tc>
      </w:tr>
      <w:tr w:rsidR="00213C46" w:rsidRPr="00FB3A2C" w14:paraId="0A93E727" w14:textId="77777777" w:rsidTr="00741A26">
        <w:trPr>
          <w:trHeight w:val="290"/>
        </w:trPr>
        <w:tc>
          <w:tcPr>
            <w:tcW w:w="2203" w:type="dxa"/>
            <w:tcBorders>
              <w:top w:val="nil"/>
              <w:left w:val="single" w:sz="4" w:space="0" w:color="auto"/>
              <w:bottom w:val="nil"/>
              <w:right w:val="nil"/>
            </w:tcBorders>
            <w:noWrap/>
            <w:hideMark/>
          </w:tcPr>
          <w:p w14:paraId="50C9F17A"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6E41AE8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68D28A9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701C0A1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EBBED8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73DED469" w14:textId="77777777" w:rsidTr="00741A26">
        <w:trPr>
          <w:trHeight w:val="290"/>
        </w:trPr>
        <w:tc>
          <w:tcPr>
            <w:tcW w:w="2203" w:type="dxa"/>
            <w:tcBorders>
              <w:top w:val="nil"/>
              <w:left w:val="single" w:sz="4" w:space="0" w:color="auto"/>
              <w:bottom w:val="nil"/>
              <w:right w:val="nil"/>
            </w:tcBorders>
            <w:noWrap/>
            <w:hideMark/>
          </w:tcPr>
          <w:p w14:paraId="671782E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0C06D46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0.290</w:t>
            </w:r>
          </w:p>
        </w:tc>
        <w:tc>
          <w:tcPr>
            <w:tcW w:w="2296" w:type="dxa"/>
            <w:tcBorders>
              <w:top w:val="nil"/>
              <w:left w:val="nil"/>
              <w:bottom w:val="nil"/>
              <w:right w:val="nil"/>
            </w:tcBorders>
            <w:noWrap/>
            <w:vAlign w:val="bottom"/>
            <w:hideMark/>
          </w:tcPr>
          <w:p w14:paraId="7D0F5B7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135D61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0.649</w:t>
            </w:r>
          </w:p>
        </w:tc>
        <w:tc>
          <w:tcPr>
            <w:tcW w:w="1373" w:type="dxa"/>
            <w:tcBorders>
              <w:top w:val="nil"/>
              <w:left w:val="nil"/>
              <w:bottom w:val="nil"/>
              <w:right w:val="single" w:sz="4" w:space="0" w:color="auto"/>
            </w:tcBorders>
            <w:noWrap/>
            <w:vAlign w:val="bottom"/>
            <w:hideMark/>
          </w:tcPr>
          <w:p w14:paraId="196286E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0.428</w:t>
            </w:r>
          </w:p>
        </w:tc>
      </w:tr>
      <w:tr w:rsidR="00213C46" w:rsidRPr="00FB3A2C" w14:paraId="6D8ED799" w14:textId="77777777" w:rsidTr="00741A26">
        <w:trPr>
          <w:trHeight w:val="290"/>
        </w:trPr>
        <w:tc>
          <w:tcPr>
            <w:tcW w:w="2203" w:type="dxa"/>
            <w:tcBorders>
              <w:top w:val="nil"/>
              <w:left w:val="single" w:sz="4" w:space="0" w:color="auto"/>
              <w:bottom w:val="nil"/>
              <w:right w:val="nil"/>
            </w:tcBorders>
            <w:noWrap/>
            <w:hideMark/>
          </w:tcPr>
          <w:p w14:paraId="4687C7B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62049B6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1.750</w:t>
            </w:r>
          </w:p>
        </w:tc>
        <w:tc>
          <w:tcPr>
            <w:tcW w:w="2296" w:type="dxa"/>
            <w:tcBorders>
              <w:top w:val="nil"/>
              <w:left w:val="nil"/>
              <w:bottom w:val="nil"/>
              <w:right w:val="nil"/>
            </w:tcBorders>
            <w:noWrap/>
            <w:vAlign w:val="bottom"/>
            <w:hideMark/>
          </w:tcPr>
          <w:p w14:paraId="65CAB0E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BF1A31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3.915</w:t>
            </w:r>
          </w:p>
        </w:tc>
        <w:tc>
          <w:tcPr>
            <w:tcW w:w="1373" w:type="dxa"/>
            <w:tcBorders>
              <w:top w:val="nil"/>
              <w:left w:val="nil"/>
              <w:bottom w:val="nil"/>
              <w:right w:val="single" w:sz="4" w:space="0" w:color="auto"/>
            </w:tcBorders>
            <w:noWrap/>
            <w:vAlign w:val="bottom"/>
            <w:hideMark/>
          </w:tcPr>
          <w:p w14:paraId="700AE8B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0.059</w:t>
            </w:r>
          </w:p>
        </w:tc>
      </w:tr>
      <w:tr w:rsidR="00213C46" w:rsidRPr="00FB3A2C" w14:paraId="7F48BF96" w14:textId="77777777" w:rsidTr="00741A26">
        <w:trPr>
          <w:trHeight w:val="290"/>
        </w:trPr>
        <w:tc>
          <w:tcPr>
            <w:tcW w:w="2203" w:type="dxa"/>
            <w:tcBorders>
              <w:top w:val="nil"/>
              <w:left w:val="single" w:sz="4" w:space="0" w:color="auto"/>
              <w:bottom w:val="nil"/>
              <w:right w:val="nil"/>
            </w:tcBorders>
            <w:noWrap/>
            <w:hideMark/>
          </w:tcPr>
          <w:p w14:paraId="1BF1F30F"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2C063E4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0.932</w:t>
            </w:r>
          </w:p>
        </w:tc>
        <w:tc>
          <w:tcPr>
            <w:tcW w:w="2296" w:type="dxa"/>
            <w:tcBorders>
              <w:top w:val="nil"/>
              <w:left w:val="nil"/>
              <w:bottom w:val="nil"/>
              <w:right w:val="nil"/>
            </w:tcBorders>
            <w:noWrap/>
            <w:vAlign w:val="bottom"/>
            <w:hideMark/>
          </w:tcPr>
          <w:p w14:paraId="068FC34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442FE9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2.085</w:t>
            </w:r>
          </w:p>
        </w:tc>
        <w:tc>
          <w:tcPr>
            <w:tcW w:w="1373" w:type="dxa"/>
            <w:tcBorders>
              <w:top w:val="nil"/>
              <w:left w:val="nil"/>
              <w:bottom w:val="nil"/>
              <w:right w:val="single" w:sz="4" w:space="0" w:color="auto"/>
            </w:tcBorders>
            <w:noWrap/>
            <w:vAlign w:val="bottom"/>
            <w:hideMark/>
          </w:tcPr>
          <w:p w14:paraId="292EB0F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0.161</w:t>
            </w:r>
          </w:p>
        </w:tc>
      </w:tr>
      <w:tr w:rsidR="00213C46" w:rsidRPr="00FB3A2C" w14:paraId="05872E67" w14:textId="77777777" w:rsidTr="00741A26">
        <w:trPr>
          <w:trHeight w:val="290"/>
        </w:trPr>
        <w:tc>
          <w:tcPr>
            <w:tcW w:w="2203" w:type="dxa"/>
            <w:tcBorders>
              <w:top w:val="nil"/>
              <w:left w:val="single" w:sz="4" w:space="0" w:color="auto"/>
              <w:bottom w:val="nil"/>
              <w:right w:val="nil"/>
            </w:tcBorders>
            <w:noWrap/>
            <w:hideMark/>
          </w:tcPr>
          <w:p w14:paraId="24EAC9F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5E53C95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11.624</w:t>
            </w:r>
          </w:p>
        </w:tc>
        <w:tc>
          <w:tcPr>
            <w:tcW w:w="2296" w:type="dxa"/>
            <w:tcBorders>
              <w:top w:val="nil"/>
              <w:left w:val="nil"/>
              <w:bottom w:val="nil"/>
              <w:right w:val="nil"/>
            </w:tcBorders>
            <w:noWrap/>
            <w:vAlign w:val="bottom"/>
            <w:hideMark/>
          </w:tcPr>
          <w:p w14:paraId="4F603E6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26</w:t>
            </w:r>
          </w:p>
        </w:tc>
        <w:tc>
          <w:tcPr>
            <w:tcW w:w="1050" w:type="dxa"/>
            <w:tcBorders>
              <w:top w:val="nil"/>
              <w:left w:val="nil"/>
              <w:bottom w:val="nil"/>
              <w:right w:val="nil"/>
            </w:tcBorders>
            <w:noWrap/>
            <w:vAlign w:val="bottom"/>
            <w:hideMark/>
          </w:tcPr>
          <w:p w14:paraId="3A463AC0"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3348A8F9"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r w:rsidR="00213C46" w:rsidRPr="00FB3A2C" w14:paraId="4029A9A3" w14:textId="77777777" w:rsidTr="00741A26">
        <w:tc>
          <w:tcPr>
            <w:tcW w:w="2203" w:type="dxa"/>
            <w:tcBorders>
              <w:top w:val="nil"/>
              <w:left w:val="single" w:sz="4" w:space="0" w:color="auto"/>
              <w:bottom w:val="nil"/>
              <w:right w:val="nil"/>
            </w:tcBorders>
          </w:tcPr>
          <w:p w14:paraId="2E0BE602" w14:textId="77777777" w:rsidR="00213C46" w:rsidRPr="00FB3A2C"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1983A43C" w14:textId="77777777" w:rsidR="00213C46" w:rsidRPr="00FB3A2C"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6A404C8A" w14:textId="77777777" w:rsidR="00213C46" w:rsidRPr="00FB3A2C"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3FC5338F" w14:textId="77777777" w:rsidR="00213C46" w:rsidRPr="00FB3A2C"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0B57BE3C" w14:textId="77777777" w:rsidR="00213C46" w:rsidRPr="00FB3A2C" w:rsidRDefault="00213C46" w:rsidP="00741A26">
            <w:pPr>
              <w:widowControl w:val="0"/>
              <w:rPr>
                <w:rFonts w:ascii="Times New Roman" w:hAnsi="Times New Roman" w:cs="Times New Roman"/>
                <w:sz w:val="24"/>
                <w:szCs w:val="24"/>
              </w:rPr>
            </w:pPr>
          </w:p>
        </w:tc>
      </w:tr>
      <w:tr w:rsidR="00213C46" w:rsidRPr="00FB3A2C" w14:paraId="380ED8BC" w14:textId="77777777" w:rsidTr="00741A26">
        <w:tc>
          <w:tcPr>
            <w:tcW w:w="8778" w:type="dxa"/>
            <w:gridSpan w:val="5"/>
            <w:tcBorders>
              <w:top w:val="nil"/>
              <w:left w:val="single" w:sz="4" w:space="0" w:color="auto"/>
              <w:bottom w:val="nil"/>
              <w:right w:val="single" w:sz="4" w:space="0" w:color="auto"/>
            </w:tcBorders>
          </w:tcPr>
          <w:p w14:paraId="195DA1A4" w14:textId="77777777" w:rsidR="00213C46" w:rsidRPr="00FB3A2C" w:rsidRDefault="00213C46" w:rsidP="00213C46">
            <w:pPr>
              <w:pStyle w:val="ListParagraph"/>
              <w:widowControl w:val="0"/>
              <w:numPr>
                <w:ilvl w:val="0"/>
                <w:numId w:val="4"/>
              </w:numPr>
              <w:rPr>
                <w:rFonts w:ascii="Times New Roman" w:hAnsi="Times New Roman" w:cs="Times New Roman"/>
                <w:b/>
                <w:sz w:val="24"/>
                <w:szCs w:val="24"/>
              </w:rPr>
            </w:pPr>
            <w:r w:rsidRPr="00FB3A2C">
              <w:rPr>
                <w:rFonts w:ascii="Times New Roman" w:hAnsi="Times New Roman" w:cs="Times New Roman"/>
                <w:b/>
                <w:sz w:val="24"/>
                <w:szCs w:val="24"/>
              </w:rPr>
              <w:t>Branched- and Odd-Chain Fatty Acids</w:t>
            </w:r>
          </w:p>
        </w:tc>
      </w:tr>
      <w:tr w:rsidR="00213C46" w:rsidRPr="00FB3A2C" w14:paraId="5A34B83E" w14:textId="77777777" w:rsidTr="00741A26">
        <w:trPr>
          <w:trHeight w:val="290"/>
        </w:trPr>
        <w:tc>
          <w:tcPr>
            <w:tcW w:w="2203" w:type="dxa"/>
            <w:tcBorders>
              <w:top w:val="nil"/>
              <w:left w:val="single" w:sz="4" w:space="0" w:color="auto"/>
              <w:bottom w:val="nil"/>
              <w:right w:val="nil"/>
            </w:tcBorders>
            <w:noWrap/>
            <w:hideMark/>
          </w:tcPr>
          <w:p w14:paraId="2C9D7B11"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3086FBB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457277D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536C31F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8C5E02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59FE340C" w14:textId="77777777" w:rsidTr="00741A26">
        <w:trPr>
          <w:trHeight w:val="290"/>
        </w:trPr>
        <w:tc>
          <w:tcPr>
            <w:tcW w:w="2203" w:type="dxa"/>
            <w:tcBorders>
              <w:top w:val="nil"/>
              <w:left w:val="single" w:sz="4" w:space="0" w:color="auto"/>
              <w:bottom w:val="nil"/>
              <w:right w:val="nil"/>
            </w:tcBorders>
            <w:noWrap/>
            <w:hideMark/>
          </w:tcPr>
          <w:p w14:paraId="338D036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43C8814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7E153C9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FC3447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0.307</w:t>
            </w:r>
          </w:p>
        </w:tc>
        <w:tc>
          <w:tcPr>
            <w:tcW w:w="1373" w:type="dxa"/>
            <w:tcBorders>
              <w:top w:val="nil"/>
              <w:left w:val="nil"/>
              <w:bottom w:val="nil"/>
              <w:right w:val="single" w:sz="4" w:space="0" w:color="auto"/>
            </w:tcBorders>
            <w:noWrap/>
            <w:vAlign w:val="bottom"/>
            <w:hideMark/>
          </w:tcPr>
          <w:p w14:paraId="5126D67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0.585</w:t>
            </w:r>
          </w:p>
        </w:tc>
      </w:tr>
      <w:tr w:rsidR="00213C46" w:rsidRPr="00FB3A2C" w14:paraId="4FF51976" w14:textId="77777777" w:rsidTr="00741A26">
        <w:trPr>
          <w:trHeight w:val="290"/>
        </w:trPr>
        <w:tc>
          <w:tcPr>
            <w:tcW w:w="2203" w:type="dxa"/>
            <w:tcBorders>
              <w:top w:val="nil"/>
              <w:left w:val="single" w:sz="4" w:space="0" w:color="auto"/>
              <w:bottom w:val="nil"/>
              <w:right w:val="nil"/>
            </w:tcBorders>
            <w:noWrap/>
            <w:hideMark/>
          </w:tcPr>
          <w:p w14:paraId="081F9FA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03BB33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0.002</w:t>
            </w:r>
          </w:p>
        </w:tc>
        <w:tc>
          <w:tcPr>
            <w:tcW w:w="2296" w:type="dxa"/>
            <w:tcBorders>
              <w:top w:val="nil"/>
              <w:left w:val="nil"/>
              <w:bottom w:val="nil"/>
              <w:right w:val="nil"/>
            </w:tcBorders>
            <w:noWrap/>
            <w:vAlign w:val="bottom"/>
            <w:hideMark/>
          </w:tcPr>
          <w:p w14:paraId="4D5702A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E0D609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4.565</w:t>
            </w:r>
          </w:p>
        </w:tc>
        <w:tc>
          <w:tcPr>
            <w:tcW w:w="1373" w:type="dxa"/>
            <w:tcBorders>
              <w:top w:val="nil"/>
              <w:left w:val="nil"/>
              <w:bottom w:val="nil"/>
              <w:right w:val="single" w:sz="4" w:space="0" w:color="auto"/>
            </w:tcBorders>
            <w:noWrap/>
            <w:vAlign w:val="bottom"/>
            <w:hideMark/>
          </w:tcPr>
          <w:p w14:paraId="023F42D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0.045</w:t>
            </w:r>
          </w:p>
        </w:tc>
      </w:tr>
      <w:tr w:rsidR="00213C46" w:rsidRPr="00FB3A2C" w14:paraId="268904BE" w14:textId="77777777" w:rsidTr="00741A26">
        <w:trPr>
          <w:trHeight w:val="290"/>
        </w:trPr>
        <w:tc>
          <w:tcPr>
            <w:tcW w:w="2203" w:type="dxa"/>
            <w:tcBorders>
              <w:top w:val="nil"/>
              <w:left w:val="single" w:sz="4" w:space="0" w:color="auto"/>
              <w:bottom w:val="nil"/>
              <w:right w:val="nil"/>
            </w:tcBorders>
            <w:noWrap/>
            <w:hideMark/>
          </w:tcPr>
          <w:p w14:paraId="08DEA368"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602F879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&lt; 0.01</w:t>
            </w:r>
          </w:p>
        </w:tc>
        <w:tc>
          <w:tcPr>
            <w:tcW w:w="2296" w:type="dxa"/>
            <w:tcBorders>
              <w:top w:val="nil"/>
              <w:left w:val="nil"/>
              <w:bottom w:val="nil"/>
              <w:right w:val="nil"/>
            </w:tcBorders>
            <w:noWrap/>
            <w:vAlign w:val="bottom"/>
            <w:hideMark/>
          </w:tcPr>
          <w:p w14:paraId="1A71E8F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F0383F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0.353</w:t>
            </w:r>
          </w:p>
        </w:tc>
        <w:tc>
          <w:tcPr>
            <w:tcW w:w="1373" w:type="dxa"/>
            <w:tcBorders>
              <w:top w:val="nil"/>
              <w:left w:val="nil"/>
              <w:bottom w:val="nil"/>
              <w:right w:val="single" w:sz="4" w:space="0" w:color="auto"/>
            </w:tcBorders>
            <w:noWrap/>
            <w:vAlign w:val="bottom"/>
            <w:hideMark/>
          </w:tcPr>
          <w:p w14:paraId="64EB00C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0.559</w:t>
            </w:r>
          </w:p>
        </w:tc>
      </w:tr>
      <w:tr w:rsidR="00213C46" w:rsidRPr="00FB3A2C" w14:paraId="42B9BAED" w14:textId="77777777" w:rsidTr="00741A26">
        <w:trPr>
          <w:trHeight w:val="290"/>
        </w:trPr>
        <w:tc>
          <w:tcPr>
            <w:tcW w:w="2203" w:type="dxa"/>
            <w:tcBorders>
              <w:top w:val="nil"/>
              <w:left w:val="single" w:sz="4" w:space="0" w:color="auto"/>
              <w:bottom w:val="nil"/>
              <w:right w:val="nil"/>
            </w:tcBorders>
            <w:noWrap/>
            <w:hideMark/>
          </w:tcPr>
          <w:p w14:paraId="7187C6E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00E7BDD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0.008</w:t>
            </w:r>
          </w:p>
        </w:tc>
        <w:tc>
          <w:tcPr>
            <w:tcW w:w="2296" w:type="dxa"/>
            <w:tcBorders>
              <w:top w:val="nil"/>
              <w:left w:val="nil"/>
              <w:bottom w:val="nil"/>
              <w:right w:val="nil"/>
            </w:tcBorders>
            <w:noWrap/>
            <w:vAlign w:val="bottom"/>
            <w:hideMark/>
          </w:tcPr>
          <w:p w14:paraId="556A435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21</w:t>
            </w:r>
          </w:p>
        </w:tc>
        <w:tc>
          <w:tcPr>
            <w:tcW w:w="1050" w:type="dxa"/>
            <w:tcBorders>
              <w:top w:val="nil"/>
              <w:left w:val="nil"/>
              <w:bottom w:val="nil"/>
              <w:right w:val="nil"/>
            </w:tcBorders>
            <w:noWrap/>
            <w:vAlign w:val="bottom"/>
            <w:hideMark/>
          </w:tcPr>
          <w:p w14:paraId="68A6F5FD"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6837E0D8"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r w:rsidR="00213C46" w:rsidRPr="00FB3A2C" w14:paraId="0CBDB31B" w14:textId="77777777" w:rsidTr="00741A26">
        <w:tc>
          <w:tcPr>
            <w:tcW w:w="2203" w:type="dxa"/>
            <w:tcBorders>
              <w:top w:val="nil"/>
              <w:left w:val="single" w:sz="4" w:space="0" w:color="auto"/>
              <w:bottom w:val="nil"/>
              <w:right w:val="nil"/>
            </w:tcBorders>
          </w:tcPr>
          <w:p w14:paraId="6A44E49F" w14:textId="77777777" w:rsidR="00213C46" w:rsidRPr="00FB3A2C"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70038F63" w14:textId="77777777" w:rsidR="00213C46" w:rsidRPr="00FB3A2C"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53A0AAD2" w14:textId="77777777" w:rsidR="00213C46" w:rsidRPr="00FB3A2C"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55C61CD2" w14:textId="77777777" w:rsidR="00213C46" w:rsidRPr="00FB3A2C"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2C4C78A9" w14:textId="77777777" w:rsidR="00213C46" w:rsidRPr="00FB3A2C" w:rsidRDefault="00213C46" w:rsidP="00741A26">
            <w:pPr>
              <w:widowControl w:val="0"/>
              <w:rPr>
                <w:rFonts w:ascii="Times New Roman" w:hAnsi="Times New Roman" w:cs="Times New Roman"/>
                <w:sz w:val="24"/>
                <w:szCs w:val="24"/>
              </w:rPr>
            </w:pPr>
          </w:p>
        </w:tc>
      </w:tr>
      <w:tr w:rsidR="00213C46" w:rsidRPr="00FB3A2C" w14:paraId="06A59B72" w14:textId="77777777" w:rsidTr="00741A26">
        <w:tc>
          <w:tcPr>
            <w:tcW w:w="8778" w:type="dxa"/>
            <w:gridSpan w:val="5"/>
            <w:tcBorders>
              <w:top w:val="nil"/>
              <w:left w:val="single" w:sz="4" w:space="0" w:color="auto"/>
              <w:bottom w:val="nil"/>
              <w:right w:val="single" w:sz="4" w:space="0" w:color="auto"/>
            </w:tcBorders>
          </w:tcPr>
          <w:p w14:paraId="648CBFC3" w14:textId="77777777" w:rsidR="00213C46" w:rsidRPr="00FB3A2C" w:rsidRDefault="00213C46" w:rsidP="00213C46">
            <w:pPr>
              <w:pStyle w:val="ListParagraph"/>
              <w:widowControl w:val="0"/>
              <w:numPr>
                <w:ilvl w:val="0"/>
                <w:numId w:val="4"/>
              </w:numPr>
              <w:rPr>
                <w:rFonts w:ascii="Times New Roman" w:hAnsi="Times New Roman" w:cs="Times New Roman"/>
                <w:b/>
                <w:sz w:val="24"/>
                <w:szCs w:val="24"/>
              </w:rPr>
            </w:pPr>
            <w:r w:rsidRPr="00FB3A2C">
              <w:rPr>
                <w:rFonts w:ascii="Times New Roman" w:hAnsi="Times New Roman" w:cs="Times New Roman"/>
                <w:b/>
                <w:sz w:val="24"/>
                <w:szCs w:val="24"/>
              </w:rPr>
              <w:t>Ash Free Dry Mass</w:t>
            </w:r>
          </w:p>
        </w:tc>
      </w:tr>
      <w:tr w:rsidR="00213C46" w:rsidRPr="00FB3A2C" w14:paraId="614BAC61" w14:textId="77777777" w:rsidTr="00741A26">
        <w:trPr>
          <w:trHeight w:val="290"/>
        </w:trPr>
        <w:tc>
          <w:tcPr>
            <w:tcW w:w="2203" w:type="dxa"/>
            <w:tcBorders>
              <w:top w:val="nil"/>
              <w:left w:val="single" w:sz="4" w:space="0" w:color="auto"/>
              <w:bottom w:val="nil"/>
              <w:right w:val="nil"/>
            </w:tcBorders>
            <w:noWrap/>
            <w:hideMark/>
          </w:tcPr>
          <w:p w14:paraId="1A4924B5"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0311E16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60005E3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092A65B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3A8D7EF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27A763F4" w14:textId="77777777" w:rsidTr="00741A26">
        <w:trPr>
          <w:trHeight w:val="290"/>
        </w:trPr>
        <w:tc>
          <w:tcPr>
            <w:tcW w:w="2203" w:type="dxa"/>
            <w:tcBorders>
              <w:top w:val="nil"/>
              <w:left w:val="single" w:sz="4" w:space="0" w:color="auto"/>
              <w:bottom w:val="nil"/>
              <w:right w:val="nil"/>
            </w:tcBorders>
            <w:noWrap/>
            <w:hideMark/>
          </w:tcPr>
          <w:p w14:paraId="2F20F45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1E4B2F3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455EF08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663E309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0.039</w:t>
            </w:r>
          </w:p>
        </w:tc>
        <w:tc>
          <w:tcPr>
            <w:tcW w:w="1373" w:type="dxa"/>
            <w:tcBorders>
              <w:top w:val="nil"/>
              <w:left w:val="nil"/>
              <w:bottom w:val="nil"/>
              <w:right w:val="single" w:sz="4" w:space="0" w:color="auto"/>
            </w:tcBorders>
            <w:noWrap/>
            <w:vAlign w:val="bottom"/>
            <w:hideMark/>
          </w:tcPr>
          <w:p w14:paraId="7ADA66D1" w14:textId="77777777" w:rsidR="00213C46" w:rsidRPr="00FB3A2C" w:rsidRDefault="00213C46" w:rsidP="00741A26">
            <w:pPr>
              <w:jc w:val="center"/>
              <w:rPr>
                <w:rFonts w:ascii="Times New Roman" w:eastAsia="Times New Roman" w:hAnsi="Times New Roman" w:cs="Times New Roman"/>
                <w:b/>
                <w:color w:val="000000"/>
                <w:sz w:val="24"/>
                <w:szCs w:val="24"/>
                <w:lang w:val="en-US"/>
              </w:rPr>
            </w:pPr>
            <w:r w:rsidRPr="00FB3A2C">
              <w:rPr>
                <w:rFonts w:ascii="Times New Roman" w:hAnsi="Times New Roman" w:cs="Times New Roman"/>
                <w:color w:val="000000"/>
                <w:sz w:val="24"/>
                <w:szCs w:val="24"/>
              </w:rPr>
              <w:t>0.845</w:t>
            </w:r>
          </w:p>
        </w:tc>
      </w:tr>
      <w:tr w:rsidR="00213C46" w:rsidRPr="00FB3A2C" w14:paraId="5C5A0928" w14:textId="77777777" w:rsidTr="00741A26">
        <w:trPr>
          <w:trHeight w:val="290"/>
        </w:trPr>
        <w:tc>
          <w:tcPr>
            <w:tcW w:w="2203" w:type="dxa"/>
            <w:tcBorders>
              <w:top w:val="nil"/>
              <w:left w:val="single" w:sz="4" w:space="0" w:color="auto"/>
              <w:bottom w:val="nil"/>
              <w:right w:val="nil"/>
            </w:tcBorders>
            <w:noWrap/>
            <w:hideMark/>
          </w:tcPr>
          <w:p w14:paraId="5BB23D3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5FE33BF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2B7FB25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CEA98D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0.096</w:t>
            </w:r>
          </w:p>
        </w:tc>
        <w:tc>
          <w:tcPr>
            <w:tcW w:w="1373" w:type="dxa"/>
            <w:tcBorders>
              <w:top w:val="nil"/>
              <w:left w:val="nil"/>
              <w:bottom w:val="nil"/>
              <w:right w:val="single" w:sz="4" w:space="0" w:color="auto"/>
            </w:tcBorders>
            <w:noWrap/>
            <w:vAlign w:val="bottom"/>
            <w:hideMark/>
          </w:tcPr>
          <w:p w14:paraId="2EF7328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0.760</w:t>
            </w:r>
          </w:p>
        </w:tc>
      </w:tr>
      <w:tr w:rsidR="00213C46" w:rsidRPr="00FB3A2C" w14:paraId="7C4D0775" w14:textId="77777777" w:rsidTr="00741A26">
        <w:trPr>
          <w:trHeight w:val="290"/>
        </w:trPr>
        <w:tc>
          <w:tcPr>
            <w:tcW w:w="2203" w:type="dxa"/>
            <w:tcBorders>
              <w:top w:val="nil"/>
              <w:left w:val="single" w:sz="4" w:space="0" w:color="auto"/>
              <w:bottom w:val="nil"/>
              <w:right w:val="nil"/>
            </w:tcBorders>
            <w:noWrap/>
            <w:hideMark/>
          </w:tcPr>
          <w:p w14:paraId="051E3281"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728432B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549A64A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2135FB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2.558</w:t>
            </w:r>
          </w:p>
        </w:tc>
        <w:tc>
          <w:tcPr>
            <w:tcW w:w="1373" w:type="dxa"/>
            <w:tcBorders>
              <w:top w:val="nil"/>
              <w:left w:val="nil"/>
              <w:bottom w:val="nil"/>
              <w:right w:val="single" w:sz="4" w:space="0" w:color="auto"/>
            </w:tcBorders>
            <w:noWrap/>
            <w:vAlign w:val="bottom"/>
            <w:hideMark/>
          </w:tcPr>
          <w:p w14:paraId="7C4BA02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0.125</w:t>
            </w:r>
          </w:p>
        </w:tc>
      </w:tr>
      <w:tr w:rsidR="00213C46" w:rsidRPr="00FB3A2C" w14:paraId="10B142C7" w14:textId="77777777" w:rsidTr="00741A26">
        <w:trPr>
          <w:trHeight w:val="290"/>
        </w:trPr>
        <w:tc>
          <w:tcPr>
            <w:tcW w:w="2203" w:type="dxa"/>
            <w:tcBorders>
              <w:top w:val="nil"/>
              <w:left w:val="single" w:sz="4" w:space="0" w:color="auto"/>
              <w:bottom w:val="single" w:sz="4" w:space="0" w:color="auto"/>
              <w:right w:val="nil"/>
            </w:tcBorders>
            <w:noWrap/>
            <w:hideMark/>
          </w:tcPr>
          <w:p w14:paraId="3224125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2CE11AD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&lt; 0.001</w:t>
            </w:r>
          </w:p>
        </w:tc>
        <w:tc>
          <w:tcPr>
            <w:tcW w:w="2296" w:type="dxa"/>
            <w:tcBorders>
              <w:top w:val="nil"/>
              <w:left w:val="nil"/>
              <w:bottom w:val="single" w:sz="4" w:space="0" w:color="auto"/>
              <w:right w:val="nil"/>
            </w:tcBorders>
            <w:noWrap/>
            <w:vAlign w:val="bottom"/>
            <w:hideMark/>
          </w:tcPr>
          <w:p w14:paraId="52CF14D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21</w:t>
            </w:r>
          </w:p>
        </w:tc>
        <w:tc>
          <w:tcPr>
            <w:tcW w:w="1050" w:type="dxa"/>
            <w:tcBorders>
              <w:top w:val="nil"/>
              <w:left w:val="nil"/>
              <w:bottom w:val="single" w:sz="4" w:space="0" w:color="auto"/>
              <w:right w:val="nil"/>
            </w:tcBorders>
            <w:noWrap/>
            <w:vAlign w:val="bottom"/>
            <w:hideMark/>
          </w:tcPr>
          <w:p w14:paraId="6D5ECC60"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68D36407"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bl>
    <w:p w14:paraId="59869E25" w14:textId="3DEE5B3D" w:rsidR="00213C46" w:rsidRDefault="00213C46">
      <w:pPr>
        <w:rPr>
          <w:rFonts w:ascii="Times New Roman" w:hAnsi="Times New Roman" w:cs="Times New Roman"/>
          <w:noProof/>
          <w:sz w:val="24"/>
          <w:szCs w:val="24"/>
        </w:rPr>
      </w:pPr>
      <w:r>
        <w:rPr>
          <w:rFonts w:ascii="Times New Roman" w:hAnsi="Times New Roman" w:cs="Times New Roman"/>
          <w:noProof/>
          <w:sz w:val="24"/>
          <w:szCs w:val="24"/>
        </w:rPr>
        <w:br w:type="page"/>
      </w:r>
    </w:p>
    <w:p w14:paraId="4848ACEC" w14:textId="77777777" w:rsidR="00A73BF6" w:rsidRDefault="00A73BF6" w:rsidP="002E58E4">
      <w:pPr>
        <w:rPr>
          <w:rFonts w:ascii="Times New Roman" w:eastAsia="Times New Roman" w:hAnsi="Times New Roman" w:cs="Times New Roman"/>
          <w:sz w:val="24"/>
          <w:szCs w:val="24"/>
        </w:rPr>
        <w:sectPr w:rsidR="00A73BF6" w:rsidSect="007456F2">
          <w:pgSz w:w="12240" w:h="15840"/>
          <w:pgMar w:top="1440" w:right="1440" w:bottom="1440" w:left="1440" w:header="720" w:footer="720" w:gutter="0"/>
          <w:lnNumType w:countBy="1" w:restart="continuous"/>
          <w:pgNumType w:start="1"/>
          <w:cols w:space="720"/>
          <w:docGrid w:linePitch="299"/>
        </w:sectPr>
      </w:pP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213C46" w:rsidRPr="00E91A91" w14:paraId="076DF4A2" w14:textId="77777777" w:rsidTr="00741A26">
        <w:trPr>
          <w:trHeight w:val="290"/>
        </w:trPr>
        <w:tc>
          <w:tcPr>
            <w:tcW w:w="8778" w:type="dxa"/>
            <w:gridSpan w:val="5"/>
            <w:tcBorders>
              <w:bottom w:val="single" w:sz="4" w:space="0" w:color="auto"/>
            </w:tcBorders>
            <w:noWrap/>
          </w:tcPr>
          <w:p w14:paraId="4A4D02B7" w14:textId="6E03D1A5" w:rsidR="00213C46" w:rsidRPr="00E91A91" w:rsidRDefault="00213C46" w:rsidP="00741A26">
            <w:pP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lastRenderedPageBreak/>
              <w:t xml:space="preserve">Table </w:t>
            </w:r>
            <w:r>
              <w:rPr>
                <w:rFonts w:ascii="Times New Roman" w:eastAsia="Times New Roman" w:hAnsi="Times New Roman" w:cs="Times New Roman"/>
                <w:color w:val="000000"/>
                <w:sz w:val="24"/>
                <w:szCs w:val="24"/>
                <w:lang w:val="en-US"/>
              </w:rPr>
              <w:t>S</w:t>
            </w:r>
            <w:r w:rsidR="00FE1080">
              <w:rPr>
                <w:rFonts w:ascii="Times New Roman" w:eastAsia="Times New Roman" w:hAnsi="Times New Roman" w:cs="Times New Roman"/>
                <w:color w:val="000000"/>
                <w:sz w:val="24"/>
                <w:szCs w:val="24"/>
                <w:lang w:val="en-US"/>
              </w:rPr>
              <w:t>3</w:t>
            </w:r>
            <w:r w:rsidRPr="00E91A91">
              <w:rPr>
                <w:rFonts w:ascii="Times New Roman" w:eastAsia="Times New Roman" w:hAnsi="Times New Roman" w:cs="Times New Roman"/>
                <w:color w:val="000000"/>
                <w:sz w:val="24"/>
                <w:szCs w:val="24"/>
                <w:lang w:val="en-US"/>
              </w:rPr>
              <w:t xml:space="preserve">: PERMANOVA tables for periphyton community and fatty profiles in response to sewage treatment technique (STT) and tourist season. </w:t>
            </w:r>
          </w:p>
        </w:tc>
      </w:tr>
      <w:tr w:rsidR="00213C46" w:rsidRPr="00E91A91" w14:paraId="05B4D051"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204EAFA3" w14:textId="77777777" w:rsidR="00213C46" w:rsidRPr="00E91A91" w:rsidRDefault="00213C46" w:rsidP="00213C46">
            <w:pPr>
              <w:pStyle w:val="ListParagraph"/>
              <w:numPr>
                <w:ilvl w:val="0"/>
                <w:numId w:val="7"/>
              </w:numPr>
              <w:rPr>
                <w:rFonts w:ascii="Times New Roman" w:eastAsia="Times New Roman" w:hAnsi="Times New Roman" w:cs="Times New Roman"/>
                <w:b/>
                <w:color w:val="000000"/>
                <w:sz w:val="24"/>
                <w:szCs w:val="24"/>
                <w:lang w:val="en-US"/>
              </w:rPr>
            </w:pPr>
            <w:r w:rsidRPr="00E91A91">
              <w:rPr>
                <w:rFonts w:ascii="Times New Roman" w:eastAsia="Times New Roman" w:hAnsi="Times New Roman" w:cs="Times New Roman"/>
                <w:b/>
                <w:color w:val="000000"/>
                <w:sz w:val="24"/>
                <w:szCs w:val="24"/>
                <w:lang w:val="en-US"/>
              </w:rPr>
              <w:t xml:space="preserve">Periphyton Community Composition </w:t>
            </w:r>
          </w:p>
        </w:tc>
      </w:tr>
      <w:tr w:rsidR="00213C46" w:rsidRPr="00E91A91" w14:paraId="1C66FF68" w14:textId="77777777" w:rsidTr="00741A26">
        <w:trPr>
          <w:trHeight w:val="290"/>
        </w:trPr>
        <w:tc>
          <w:tcPr>
            <w:tcW w:w="2203" w:type="dxa"/>
            <w:tcBorders>
              <w:top w:val="nil"/>
              <w:left w:val="single" w:sz="4" w:space="0" w:color="auto"/>
              <w:bottom w:val="nil"/>
              <w:right w:val="nil"/>
            </w:tcBorders>
            <w:noWrap/>
            <w:hideMark/>
          </w:tcPr>
          <w:p w14:paraId="04A86D93" w14:textId="77777777" w:rsidR="00213C46" w:rsidRPr="00E91A91"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4C805214"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71D9B383"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47C89828"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5822233"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P value</w:t>
            </w:r>
          </w:p>
        </w:tc>
      </w:tr>
      <w:tr w:rsidR="00213C46" w:rsidRPr="00E91A91" w14:paraId="4FBB99E6" w14:textId="77777777" w:rsidTr="00741A26">
        <w:trPr>
          <w:trHeight w:val="290"/>
        </w:trPr>
        <w:tc>
          <w:tcPr>
            <w:tcW w:w="2203" w:type="dxa"/>
            <w:tcBorders>
              <w:top w:val="nil"/>
              <w:left w:val="single" w:sz="4" w:space="0" w:color="auto"/>
              <w:bottom w:val="nil"/>
              <w:right w:val="nil"/>
            </w:tcBorders>
            <w:noWrap/>
            <w:hideMark/>
          </w:tcPr>
          <w:p w14:paraId="3660FC71"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41C155B7"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0.127</w:t>
            </w:r>
          </w:p>
        </w:tc>
        <w:tc>
          <w:tcPr>
            <w:tcW w:w="2296" w:type="dxa"/>
            <w:tcBorders>
              <w:top w:val="nil"/>
              <w:left w:val="nil"/>
              <w:bottom w:val="nil"/>
              <w:right w:val="nil"/>
            </w:tcBorders>
            <w:noWrap/>
            <w:vAlign w:val="bottom"/>
            <w:hideMark/>
          </w:tcPr>
          <w:p w14:paraId="31021F14"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96F14B0"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0.127</w:t>
            </w:r>
          </w:p>
        </w:tc>
        <w:tc>
          <w:tcPr>
            <w:tcW w:w="1373" w:type="dxa"/>
            <w:tcBorders>
              <w:top w:val="nil"/>
              <w:left w:val="nil"/>
              <w:bottom w:val="nil"/>
              <w:right w:val="single" w:sz="4" w:space="0" w:color="auto"/>
            </w:tcBorders>
            <w:noWrap/>
            <w:vAlign w:val="bottom"/>
            <w:hideMark/>
          </w:tcPr>
          <w:p w14:paraId="75797648"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0.127</w:t>
            </w:r>
          </w:p>
        </w:tc>
      </w:tr>
      <w:tr w:rsidR="00213C46" w:rsidRPr="00E91A91" w14:paraId="02834162" w14:textId="77777777" w:rsidTr="00741A26">
        <w:trPr>
          <w:trHeight w:val="290"/>
        </w:trPr>
        <w:tc>
          <w:tcPr>
            <w:tcW w:w="2203" w:type="dxa"/>
            <w:tcBorders>
              <w:top w:val="nil"/>
              <w:left w:val="single" w:sz="4" w:space="0" w:color="auto"/>
              <w:bottom w:val="nil"/>
              <w:right w:val="nil"/>
            </w:tcBorders>
            <w:noWrap/>
            <w:hideMark/>
          </w:tcPr>
          <w:p w14:paraId="6B0BDC33"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10B93F4"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0.158</w:t>
            </w:r>
          </w:p>
        </w:tc>
        <w:tc>
          <w:tcPr>
            <w:tcW w:w="2296" w:type="dxa"/>
            <w:tcBorders>
              <w:top w:val="nil"/>
              <w:left w:val="nil"/>
              <w:bottom w:val="nil"/>
              <w:right w:val="nil"/>
            </w:tcBorders>
            <w:noWrap/>
            <w:vAlign w:val="bottom"/>
            <w:hideMark/>
          </w:tcPr>
          <w:p w14:paraId="7437C231"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A21C7BE"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0.158</w:t>
            </w:r>
          </w:p>
        </w:tc>
        <w:tc>
          <w:tcPr>
            <w:tcW w:w="1373" w:type="dxa"/>
            <w:tcBorders>
              <w:top w:val="nil"/>
              <w:left w:val="nil"/>
              <w:bottom w:val="nil"/>
              <w:right w:val="single" w:sz="4" w:space="0" w:color="auto"/>
            </w:tcBorders>
            <w:noWrap/>
            <w:vAlign w:val="bottom"/>
            <w:hideMark/>
          </w:tcPr>
          <w:p w14:paraId="1CF873E8"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0.158</w:t>
            </w:r>
          </w:p>
        </w:tc>
      </w:tr>
      <w:tr w:rsidR="00213C46" w:rsidRPr="00E91A91" w14:paraId="23CEFAB6" w14:textId="77777777" w:rsidTr="00741A26">
        <w:trPr>
          <w:trHeight w:val="290"/>
        </w:trPr>
        <w:tc>
          <w:tcPr>
            <w:tcW w:w="2203" w:type="dxa"/>
            <w:tcBorders>
              <w:top w:val="nil"/>
              <w:left w:val="single" w:sz="4" w:space="0" w:color="auto"/>
              <w:bottom w:val="nil"/>
              <w:right w:val="nil"/>
            </w:tcBorders>
            <w:noWrap/>
            <w:hideMark/>
          </w:tcPr>
          <w:p w14:paraId="007005A0"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6494875E"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2.459</w:t>
            </w:r>
          </w:p>
        </w:tc>
        <w:tc>
          <w:tcPr>
            <w:tcW w:w="2296" w:type="dxa"/>
            <w:tcBorders>
              <w:top w:val="nil"/>
              <w:left w:val="nil"/>
              <w:bottom w:val="nil"/>
              <w:right w:val="nil"/>
            </w:tcBorders>
            <w:noWrap/>
            <w:vAlign w:val="bottom"/>
            <w:hideMark/>
          </w:tcPr>
          <w:p w14:paraId="311A137C"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30</w:t>
            </w:r>
          </w:p>
        </w:tc>
        <w:tc>
          <w:tcPr>
            <w:tcW w:w="1050" w:type="dxa"/>
            <w:tcBorders>
              <w:top w:val="nil"/>
              <w:left w:val="nil"/>
              <w:bottom w:val="nil"/>
              <w:right w:val="nil"/>
            </w:tcBorders>
            <w:noWrap/>
            <w:vAlign w:val="bottom"/>
            <w:hideMark/>
          </w:tcPr>
          <w:p w14:paraId="506A49D2" w14:textId="77777777" w:rsidR="00213C46" w:rsidRPr="00E91A91"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189EEBF6" w14:textId="77777777" w:rsidR="00213C46" w:rsidRPr="00E91A91" w:rsidRDefault="00213C46" w:rsidP="00741A26">
            <w:pPr>
              <w:jc w:val="center"/>
              <w:rPr>
                <w:rFonts w:ascii="Times New Roman" w:eastAsia="Times New Roman" w:hAnsi="Times New Roman" w:cs="Times New Roman"/>
                <w:color w:val="000000"/>
                <w:sz w:val="24"/>
                <w:szCs w:val="24"/>
                <w:lang w:val="en-US"/>
              </w:rPr>
            </w:pPr>
          </w:p>
        </w:tc>
      </w:tr>
      <w:tr w:rsidR="00213C46" w:rsidRPr="00E91A91" w14:paraId="3FE0CABC" w14:textId="77777777" w:rsidTr="00741A26">
        <w:tc>
          <w:tcPr>
            <w:tcW w:w="2203" w:type="dxa"/>
            <w:tcBorders>
              <w:top w:val="nil"/>
              <w:left w:val="single" w:sz="4" w:space="0" w:color="auto"/>
              <w:bottom w:val="nil"/>
              <w:right w:val="nil"/>
            </w:tcBorders>
          </w:tcPr>
          <w:p w14:paraId="5674D063" w14:textId="77777777" w:rsidR="00213C46" w:rsidRPr="00E91A91"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5A6B4F9D" w14:textId="77777777" w:rsidR="00213C46" w:rsidRPr="00E91A91"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61DA1838" w14:textId="77777777" w:rsidR="00213C46" w:rsidRPr="00E91A91"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06E0028D" w14:textId="77777777" w:rsidR="00213C46" w:rsidRPr="00E91A91"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5ACE8568" w14:textId="77777777" w:rsidR="00213C46" w:rsidRPr="00E91A91" w:rsidRDefault="00213C46" w:rsidP="00741A26">
            <w:pPr>
              <w:widowControl w:val="0"/>
              <w:rPr>
                <w:rFonts w:ascii="Times New Roman" w:hAnsi="Times New Roman" w:cs="Times New Roman"/>
                <w:sz w:val="24"/>
                <w:szCs w:val="24"/>
              </w:rPr>
            </w:pPr>
          </w:p>
        </w:tc>
      </w:tr>
      <w:tr w:rsidR="00213C46" w:rsidRPr="00E91A91" w14:paraId="644403F4" w14:textId="77777777" w:rsidTr="00741A26">
        <w:tc>
          <w:tcPr>
            <w:tcW w:w="8778" w:type="dxa"/>
            <w:gridSpan w:val="5"/>
            <w:tcBorders>
              <w:top w:val="nil"/>
              <w:left w:val="single" w:sz="4" w:space="0" w:color="auto"/>
              <w:bottom w:val="nil"/>
              <w:right w:val="single" w:sz="4" w:space="0" w:color="auto"/>
            </w:tcBorders>
          </w:tcPr>
          <w:p w14:paraId="2DCE73FA" w14:textId="77777777" w:rsidR="00213C46" w:rsidRPr="00E91A91" w:rsidRDefault="00213C46" w:rsidP="00213C46">
            <w:pPr>
              <w:pStyle w:val="ListParagraph"/>
              <w:widowControl w:val="0"/>
              <w:numPr>
                <w:ilvl w:val="0"/>
                <w:numId w:val="7"/>
              </w:numPr>
              <w:rPr>
                <w:rFonts w:ascii="Times New Roman" w:hAnsi="Times New Roman" w:cs="Times New Roman"/>
                <w:b/>
                <w:sz w:val="24"/>
                <w:szCs w:val="24"/>
              </w:rPr>
            </w:pPr>
            <w:r w:rsidRPr="00E91A91">
              <w:rPr>
                <w:rFonts w:ascii="Times New Roman" w:hAnsi="Times New Roman" w:cs="Times New Roman"/>
                <w:b/>
                <w:sz w:val="24"/>
                <w:szCs w:val="24"/>
              </w:rPr>
              <w:t>Fatty Acids</w:t>
            </w:r>
          </w:p>
        </w:tc>
      </w:tr>
      <w:tr w:rsidR="00213C46" w:rsidRPr="00E91A91" w14:paraId="3C74A905" w14:textId="77777777" w:rsidTr="00741A26">
        <w:trPr>
          <w:trHeight w:val="290"/>
        </w:trPr>
        <w:tc>
          <w:tcPr>
            <w:tcW w:w="2203" w:type="dxa"/>
            <w:tcBorders>
              <w:top w:val="nil"/>
              <w:left w:val="single" w:sz="4" w:space="0" w:color="auto"/>
              <w:bottom w:val="nil"/>
              <w:right w:val="nil"/>
            </w:tcBorders>
            <w:noWrap/>
            <w:hideMark/>
          </w:tcPr>
          <w:p w14:paraId="20588215" w14:textId="77777777" w:rsidR="00213C46" w:rsidRPr="00E91A91"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7E831C51"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06E25494"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33D35CB3"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4E981BF0"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P value</w:t>
            </w:r>
          </w:p>
        </w:tc>
      </w:tr>
      <w:tr w:rsidR="00213C46" w:rsidRPr="00E91A91" w14:paraId="3E996B77" w14:textId="77777777" w:rsidTr="00741A26">
        <w:trPr>
          <w:trHeight w:val="290"/>
        </w:trPr>
        <w:tc>
          <w:tcPr>
            <w:tcW w:w="2203" w:type="dxa"/>
            <w:tcBorders>
              <w:top w:val="nil"/>
              <w:left w:val="single" w:sz="4" w:space="0" w:color="auto"/>
              <w:bottom w:val="nil"/>
              <w:right w:val="nil"/>
            </w:tcBorders>
            <w:noWrap/>
            <w:hideMark/>
          </w:tcPr>
          <w:p w14:paraId="6284EEB2"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20C60040"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0.082</w:t>
            </w:r>
          </w:p>
        </w:tc>
        <w:tc>
          <w:tcPr>
            <w:tcW w:w="2296" w:type="dxa"/>
            <w:tcBorders>
              <w:top w:val="nil"/>
              <w:left w:val="nil"/>
              <w:bottom w:val="nil"/>
              <w:right w:val="nil"/>
            </w:tcBorders>
            <w:noWrap/>
            <w:vAlign w:val="bottom"/>
            <w:hideMark/>
          </w:tcPr>
          <w:p w14:paraId="67046C11"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FB2B9B2"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0.726</w:t>
            </w:r>
          </w:p>
        </w:tc>
        <w:tc>
          <w:tcPr>
            <w:tcW w:w="1373" w:type="dxa"/>
            <w:tcBorders>
              <w:top w:val="nil"/>
              <w:left w:val="nil"/>
              <w:bottom w:val="nil"/>
              <w:right w:val="single" w:sz="4" w:space="0" w:color="auto"/>
            </w:tcBorders>
            <w:noWrap/>
            <w:vAlign w:val="bottom"/>
            <w:hideMark/>
          </w:tcPr>
          <w:p w14:paraId="768A9C41"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0.667</w:t>
            </w:r>
          </w:p>
        </w:tc>
      </w:tr>
      <w:tr w:rsidR="00213C46" w:rsidRPr="00E91A91" w14:paraId="508BF3F6" w14:textId="77777777" w:rsidTr="00741A26">
        <w:trPr>
          <w:trHeight w:val="290"/>
        </w:trPr>
        <w:tc>
          <w:tcPr>
            <w:tcW w:w="2203" w:type="dxa"/>
            <w:tcBorders>
              <w:top w:val="nil"/>
              <w:left w:val="single" w:sz="4" w:space="0" w:color="auto"/>
              <w:bottom w:val="nil"/>
              <w:right w:val="nil"/>
            </w:tcBorders>
            <w:noWrap/>
            <w:hideMark/>
          </w:tcPr>
          <w:p w14:paraId="1EBC85D4"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166E870"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0.311</w:t>
            </w:r>
          </w:p>
        </w:tc>
        <w:tc>
          <w:tcPr>
            <w:tcW w:w="2296" w:type="dxa"/>
            <w:tcBorders>
              <w:top w:val="nil"/>
              <w:left w:val="nil"/>
              <w:bottom w:val="nil"/>
              <w:right w:val="nil"/>
            </w:tcBorders>
            <w:noWrap/>
            <w:vAlign w:val="bottom"/>
            <w:hideMark/>
          </w:tcPr>
          <w:p w14:paraId="23EFE309"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4E59BA6"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2.775</w:t>
            </w:r>
          </w:p>
        </w:tc>
        <w:tc>
          <w:tcPr>
            <w:tcW w:w="1373" w:type="dxa"/>
            <w:tcBorders>
              <w:top w:val="nil"/>
              <w:left w:val="nil"/>
              <w:bottom w:val="nil"/>
              <w:right w:val="single" w:sz="4" w:space="0" w:color="auto"/>
            </w:tcBorders>
            <w:noWrap/>
            <w:vAlign w:val="bottom"/>
            <w:hideMark/>
          </w:tcPr>
          <w:p w14:paraId="3790FECE"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0.008</w:t>
            </w:r>
          </w:p>
        </w:tc>
      </w:tr>
      <w:tr w:rsidR="00213C46" w:rsidRPr="00E91A91" w14:paraId="33B5210E" w14:textId="77777777" w:rsidTr="00741A26">
        <w:trPr>
          <w:trHeight w:val="290"/>
        </w:trPr>
        <w:tc>
          <w:tcPr>
            <w:tcW w:w="2203" w:type="dxa"/>
            <w:tcBorders>
              <w:top w:val="nil"/>
              <w:left w:val="single" w:sz="4" w:space="0" w:color="auto"/>
              <w:bottom w:val="single" w:sz="4" w:space="0" w:color="auto"/>
              <w:right w:val="nil"/>
            </w:tcBorders>
            <w:noWrap/>
            <w:hideMark/>
          </w:tcPr>
          <w:p w14:paraId="241AF704"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39831557"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3.367</w:t>
            </w:r>
          </w:p>
        </w:tc>
        <w:tc>
          <w:tcPr>
            <w:tcW w:w="2296" w:type="dxa"/>
            <w:tcBorders>
              <w:top w:val="nil"/>
              <w:left w:val="nil"/>
              <w:bottom w:val="single" w:sz="4" w:space="0" w:color="auto"/>
              <w:right w:val="nil"/>
            </w:tcBorders>
            <w:noWrap/>
            <w:vAlign w:val="bottom"/>
            <w:hideMark/>
          </w:tcPr>
          <w:p w14:paraId="74D68FFB"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30</w:t>
            </w:r>
          </w:p>
        </w:tc>
        <w:tc>
          <w:tcPr>
            <w:tcW w:w="1050" w:type="dxa"/>
            <w:tcBorders>
              <w:top w:val="nil"/>
              <w:left w:val="nil"/>
              <w:bottom w:val="single" w:sz="4" w:space="0" w:color="auto"/>
              <w:right w:val="nil"/>
            </w:tcBorders>
            <w:noWrap/>
            <w:vAlign w:val="bottom"/>
            <w:hideMark/>
          </w:tcPr>
          <w:p w14:paraId="665E872B" w14:textId="77777777" w:rsidR="00213C46" w:rsidRPr="00E91A91"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5374678B" w14:textId="77777777" w:rsidR="00213C46" w:rsidRPr="00E91A91" w:rsidRDefault="00213C46" w:rsidP="00741A26">
            <w:pPr>
              <w:jc w:val="center"/>
              <w:rPr>
                <w:rFonts w:ascii="Times New Roman" w:eastAsia="Times New Roman" w:hAnsi="Times New Roman" w:cs="Times New Roman"/>
                <w:color w:val="000000"/>
                <w:sz w:val="24"/>
                <w:szCs w:val="24"/>
                <w:lang w:val="en-US"/>
              </w:rPr>
            </w:pPr>
          </w:p>
        </w:tc>
      </w:tr>
    </w:tbl>
    <w:p w14:paraId="36B50FE2" w14:textId="77777777" w:rsidR="00213C46" w:rsidRDefault="00213C4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213C46" w:rsidRPr="00480327" w14:paraId="38141950" w14:textId="77777777" w:rsidTr="00741A26">
        <w:trPr>
          <w:trHeight w:val="290"/>
        </w:trPr>
        <w:tc>
          <w:tcPr>
            <w:tcW w:w="8778" w:type="dxa"/>
            <w:gridSpan w:val="5"/>
            <w:tcBorders>
              <w:bottom w:val="single" w:sz="4" w:space="0" w:color="auto"/>
            </w:tcBorders>
            <w:noWrap/>
          </w:tcPr>
          <w:p w14:paraId="5B2F13B6" w14:textId="45BA6595" w:rsidR="00213C46" w:rsidRPr="00480327" w:rsidRDefault="00213C46" w:rsidP="00741A26">
            <w:pP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lastRenderedPageBreak/>
              <w:t xml:space="preserve">Table </w:t>
            </w:r>
            <w:r>
              <w:rPr>
                <w:rFonts w:ascii="Times New Roman" w:eastAsia="Times New Roman" w:hAnsi="Times New Roman" w:cs="Times New Roman"/>
                <w:color w:val="000000"/>
                <w:sz w:val="24"/>
                <w:szCs w:val="24"/>
                <w:lang w:val="en-US"/>
              </w:rPr>
              <w:t>S</w:t>
            </w:r>
            <w:r w:rsidR="00FE1080">
              <w:rPr>
                <w:rFonts w:ascii="Times New Roman" w:eastAsia="Times New Roman" w:hAnsi="Times New Roman" w:cs="Times New Roman"/>
                <w:color w:val="000000"/>
                <w:sz w:val="24"/>
                <w:szCs w:val="24"/>
                <w:lang w:val="en-US"/>
              </w:rPr>
              <w:t>4</w:t>
            </w:r>
            <w:r w:rsidRPr="00480327">
              <w:rPr>
                <w:rFonts w:ascii="Times New Roman" w:eastAsia="Times New Roman" w:hAnsi="Times New Roman" w:cs="Times New Roman"/>
                <w:color w:val="000000"/>
                <w:sz w:val="24"/>
                <w:szCs w:val="24"/>
                <w:lang w:val="en-US"/>
              </w:rPr>
              <w:t xml:space="preserve">: ANOVA tables for periphyton stoichiometric ratios in response to sewage treatment technique (STT) and tourist season. </w:t>
            </w:r>
          </w:p>
        </w:tc>
      </w:tr>
      <w:tr w:rsidR="00213C46" w:rsidRPr="00480327" w14:paraId="29DF3B74"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761BF6FD" w14:textId="77777777" w:rsidR="00213C46" w:rsidRPr="00480327" w:rsidRDefault="00213C46" w:rsidP="00213C46">
            <w:pPr>
              <w:pStyle w:val="ListParagraph"/>
              <w:numPr>
                <w:ilvl w:val="0"/>
                <w:numId w:val="5"/>
              </w:numPr>
              <w:rPr>
                <w:rFonts w:ascii="Times New Roman" w:eastAsia="Times New Roman" w:hAnsi="Times New Roman" w:cs="Times New Roman"/>
                <w:b/>
                <w:color w:val="000000"/>
                <w:sz w:val="24"/>
                <w:szCs w:val="24"/>
                <w:lang w:val="en-US"/>
              </w:rPr>
            </w:pPr>
            <w:proofErr w:type="spellStart"/>
            <w:proofErr w:type="gramStart"/>
            <w:r w:rsidRPr="00480327">
              <w:rPr>
                <w:rFonts w:ascii="Times New Roman" w:eastAsia="Times New Roman" w:hAnsi="Times New Roman" w:cs="Times New Roman"/>
                <w:b/>
                <w:color w:val="000000"/>
                <w:sz w:val="24"/>
                <w:szCs w:val="24"/>
                <w:lang w:val="en-US"/>
              </w:rPr>
              <w:t>Carbon:Nitrogen</w:t>
            </w:r>
            <w:proofErr w:type="spellEnd"/>
            <w:proofErr w:type="gramEnd"/>
            <w:r w:rsidRPr="00480327">
              <w:rPr>
                <w:rFonts w:ascii="Times New Roman" w:eastAsia="Times New Roman" w:hAnsi="Times New Roman" w:cs="Times New Roman"/>
                <w:b/>
                <w:color w:val="000000"/>
                <w:sz w:val="24"/>
                <w:szCs w:val="24"/>
                <w:lang w:val="en-US"/>
              </w:rPr>
              <w:t xml:space="preserve"> </w:t>
            </w:r>
          </w:p>
        </w:tc>
      </w:tr>
      <w:tr w:rsidR="00213C46" w:rsidRPr="00480327" w14:paraId="16FBEF32" w14:textId="77777777" w:rsidTr="00741A26">
        <w:trPr>
          <w:trHeight w:val="290"/>
        </w:trPr>
        <w:tc>
          <w:tcPr>
            <w:tcW w:w="2203" w:type="dxa"/>
            <w:tcBorders>
              <w:top w:val="nil"/>
              <w:left w:val="single" w:sz="4" w:space="0" w:color="auto"/>
              <w:bottom w:val="nil"/>
              <w:right w:val="nil"/>
            </w:tcBorders>
            <w:noWrap/>
            <w:hideMark/>
          </w:tcPr>
          <w:p w14:paraId="73F88836" w14:textId="77777777" w:rsidR="00213C46" w:rsidRPr="00480327"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208E6CDD"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12F32DD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16320C2A"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19095B30"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P value</w:t>
            </w:r>
          </w:p>
        </w:tc>
      </w:tr>
      <w:tr w:rsidR="00213C46" w:rsidRPr="00480327" w14:paraId="0712B05F" w14:textId="77777777" w:rsidTr="00741A26">
        <w:trPr>
          <w:trHeight w:val="290"/>
        </w:trPr>
        <w:tc>
          <w:tcPr>
            <w:tcW w:w="2203" w:type="dxa"/>
            <w:tcBorders>
              <w:top w:val="nil"/>
              <w:left w:val="single" w:sz="4" w:space="0" w:color="auto"/>
              <w:bottom w:val="nil"/>
              <w:right w:val="nil"/>
            </w:tcBorders>
            <w:noWrap/>
            <w:hideMark/>
          </w:tcPr>
          <w:p w14:paraId="5A1411D3"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4EFCC27D"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85.606</w:t>
            </w:r>
          </w:p>
        </w:tc>
        <w:tc>
          <w:tcPr>
            <w:tcW w:w="2296" w:type="dxa"/>
            <w:tcBorders>
              <w:top w:val="nil"/>
              <w:left w:val="nil"/>
              <w:bottom w:val="nil"/>
              <w:right w:val="nil"/>
            </w:tcBorders>
            <w:noWrap/>
            <w:vAlign w:val="bottom"/>
            <w:hideMark/>
          </w:tcPr>
          <w:p w14:paraId="51BE126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3D4967F"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5.830</w:t>
            </w:r>
          </w:p>
        </w:tc>
        <w:tc>
          <w:tcPr>
            <w:tcW w:w="1373" w:type="dxa"/>
            <w:tcBorders>
              <w:top w:val="nil"/>
              <w:left w:val="nil"/>
              <w:bottom w:val="nil"/>
              <w:right w:val="single" w:sz="4" w:space="0" w:color="auto"/>
            </w:tcBorders>
            <w:noWrap/>
            <w:vAlign w:val="bottom"/>
            <w:hideMark/>
          </w:tcPr>
          <w:p w14:paraId="0D9E2589"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0.022</w:t>
            </w:r>
          </w:p>
        </w:tc>
      </w:tr>
      <w:tr w:rsidR="00213C46" w:rsidRPr="00480327" w14:paraId="2AC952E5" w14:textId="77777777" w:rsidTr="00741A26">
        <w:trPr>
          <w:trHeight w:val="290"/>
        </w:trPr>
        <w:tc>
          <w:tcPr>
            <w:tcW w:w="2203" w:type="dxa"/>
            <w:tcBorders>
              <w:top w:val="nil"/>
              <w:left w:val="single" w:sz="4" w:space="0" w:color="auto"/>
              <w:bottom w:val="nil"/>
              <w:right w:val="nil"/>
            </w:tcBorders>
            <w:noWrap/>
            <w:hideMark/>
          </w:tcPr>
          <w:p w14:paraId="7304D771"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1BCA0D54"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0.215</w:t>
            </w:r>
          </w:p>
        </w:tc>
        <w:tc>
          <w:tcPr>
            <w:tcW w:w="2296" w:type="dxa"/>
            <w:tcBorders>
              <w:top w:val="nil"/>
              <w:left w:val="nil"/>
              <w:bottom w:val="nil"/>
              <w:right w:val="nil"/>
            </w:tcBorders>
            <w:noWrap/>
            <w:vAlign w:val="bottom"/>
            <w:hideMark/>
          </w:tcPr>
          <w:p w14:paraId="316E0BFC"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65CE8C6D"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0.015</w:t>
            </w:r>
          </w:p>
        </w:tc>
        <w:tc>
          <w:tcPr>
            <w:tcW w:w="1373" w:type="dxa"/>
            <w:tcBorders>
              <w:top w:val="nil"/>
              <w:left w:val="nil"/>
              <w:bottom w:val="nil"/>
              <w:right w:val="single" w:sz="4" w:space="0" w:color="auto"/>
            </w:tcBorders>
            <w:noWrap/>
            <w:vAlign w:val="bottom"/>
            <w:hideMark/>
          </w:tcPr>
          <w:p w14:paraId="3FEE0F2F"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0.904</w:t>
            </w:r>
          </w:p>
        </w:tc>
      </w:tr>
      <w:tr w:rsidR="00213C46" w:rsidRPr="00480327" w14:paraId="5F0E73BF" w14:textId="77777777" w:rsidTr="00741A26">
        <w:trPr>
          <w:trHeight w:val="290"/>
        </w:trPr>
        <w:tc>
          <w:tcPr>
            <w:tcW w:w="2203" w:type="dxa"/>
            <w:tcBorders>
              <w:top w:val="nil"/>
              <w:left w:val="single" w:sz="4" w:space="0" w:color="auto"/>
              <w:bottom w:val="nil"/>
              <w:right w:val="nil"/>
            </w:tcBorders>
            <w:noWrap/>
            <w:hideMark/>
          </w:tcPr>
          <w:p w14:paraId="087DE659" w14:textId="77777777" w:rsidR="00213C46" w:rsidRPr="00480327"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480327">
              <w:rPr>
                <w:rFonts w:ascii="Times New Roman" w:eastAsia="Times New Roman" w:hAnsi="Times New Roman" w:cs="Times New Roman"/>
                <w:color w:val="000000"/>
                <w:sz w:val="24"/>
                <w:szCs w:val="24"/>
                <w:lang w:val="en-US"/>
              </w:rPr>
              <w:t>STT:Tourist</w:t>
            </w:r>
            <w:proofErr w:type="spellEnd"/>
            <w:proofErr w:type="gramEnd"/>
            <w:r w:rsidRPr="00480327">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60FA9EED"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0.752</w:t>
            </w:r>
          </w:p>
        </w:tc>
        <w:tc>
          <w:tcPr>
            <w:tcW w:w="2296" w:type="dxa"/>
            <w:tcBorders>
              <w:top w:val="nil"/>
              <w:left w:val="nil"/>
              <w:bottom w:val="nil"/>
              <w:right w:val="nil"/>
            </w:tcBorders>
            <w:noWrap/>
            <w:vAlign w:val="bottom"/>
            <w:hideMark/>
          </w:tcPr>
          <w:p w14:paraId="09AFC597"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73BDD04"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0.051</w:t>
            </w:r>
          </w:p>
        </w:tc>
        <w:tc>
          <w:tcPr>
            <w:tcW w:w="1373" w:type="dxa"/>
            <w:tcBorders>
              <w:top w:val="nil"/>
              <w:left w:val="nil"/>
              <w:bottom w:val="nil"/>
              <w:right w:val="single" w:sz="4" w:space="0" w:color="auto"/>
            </w:tcBorders>
            <w:noWrap/>
            <w:vAlign w:val="bottom"/>
            <w:hideMark/>
          </w:tcPr>
          <w:p w14:paraId="0E9AADE9"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0.823</w:t>
            </w:r>
          </w:p>
        </w:tc>
      </w:tr>
      <w:tr w:rsidR="00213C46" w:rsidRPr="00480327" w14:paraId="297B1353" w14:textId="77777777" w:rsidTr="00741A26">
        <w:trPr>
          <w:trHeight w:val="290"/>
        </w:trPr>
        <w:tc>
          <w:tcPr>
            <w:tcW w:w="2203" w:type="dxa"/>
            <w:tcBorders>
              <w:top w:val="nil"/>
              <w:left w:val="single" w:sz="4" w:space="0" w:color="auto"/>
              <w:bottom w:val="nil"/>
              <w:right w:val="nil"/>
            </w:tcBorders>
            <w:noWrap/>
            <w:hideMark/>
          </w:tcPr>
          <w:p w14:paraId="487B57C1"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3EE25A22"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425.863</w:t>
            </w:r>
          </w:p>
        </w:tc>
        <w:tc>
          <w:tcPr>
            <w:tcW w:w="2296" w:type="dxa"/>
            <w:tcBorders>
              <w:top w:val="nil"/>
              <w:left w:val="nil"/>
              <w:bottom w:val="nil"/>
              <w:right w:val="nil"/>
            </w:tcBorders>
            <w:noWrap/>
            <w:vAlign w:val="bottom"/>
            <w:hideMark/>
          </w:tcPr>
          <w:p w14:paraId="0CA8AE16"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14:paraId="3E2B2C67" w14:textId="77777777" w:rsidR="00213C46" w:rsidRPr="00480327"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19533DEB" w14:textId="77777777" w:rsidR="00213C46" w:rsidRPr="00480327" w:rsidRDefault="00213C46" w:rsidP="00741A26">
            <w:pPr>
              <w:jc w:val="center"/>
              <w:rPr>
                <w:rFonts w:ascii="Times New Roman" w:eastAsia="Times New Roman" w:hAnsi="Times New Roman" w:cs="Times New Roman"/>
                <w:color w:val="000000"/>
                <w:sz w:val="24"/>
                <w:szCs w:val="24"/>
                <w:lang w:val="en-US"/>
              </w:rPr>
            </w:pPr>
          </w:p>
        </w:tc>
      </w:tr>
      <w:tr w:rsidR="00213C46" w:rsidRPr="00480327" w14:paraId="1DBCA7C4" w14:textId="77777777" w:rsidTr="00741A26">
        <w:tc>
          <w:tcPr>
            <w:tcW w:w="2203" w:type="dxa"/>
            <w:tcBorders>
              <w:top w:val="nil"/>
              <w:left w:val="single" w:sz="4" w:space="0" w:color="auto"/>
              <w:bottom w:val="nil"/>
              <w:right w:val="nil"/>
            </w:tcBorders>
          </w:tcPr>
          <w:p w14:paraId="71A11E68" w14:textId="77777777" w:rsidR="00213C46" w:rsidRPr="00480327"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4D187205" w14:textId="77777777" w:rsidR="00213C46" w:rsidRPr="00480327"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3DDAF592" w14:textId="77777777" w:rsidR="00213C46" w:rsidRPr="00480327"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140BAE05" w14:textId="77777777" w:rsidR="00213C46" w:rsidRPr="00480327"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1F1FB056" w14:textId="77777777" w:rsidR="00213C46" w:rsidRPr="00480327" w:rsidRDefault="00213C46" w:rsidP="00741A26">
            <w:pPr>
              <w:widowControl w:val="0"/>
              <w:rPr>
                <w:rFonts w:ascii="Times New Roman" w:hAnsi="Times New Roman" w:cs="Times New Roman"/>
                <w:sz w:val="24"/>
                <w:szCs w:val="24"/>
              </w:rPr>
            </w:pPr>
          </w:p>
        </w:tc>
      </w:tr>
      <w:tr w:rsidR="00213C46" w:rsidRPr="00480327" w14:paraId="70E4951F" w14:textId="77777777" w:rsidTr="00741A26">
        <w:tc>
          <w:tcPr>
            <w:tcW w:w="8778" w:type="dxa"/>
            <w:gridSpan w:val="5"/>
            <w:tcBorders>
              <w:top w:val="nil"/>
              <w:left w:val="single" w:sz="4" w:space="0" w:color="auto"/>
              <w:bottom w:val="nil"/>
              <w:right w:val="single" w:sz="4" w:space="0" w:color="auto"/>
            </w:tcBorders>
          </w:tcPr>
          <w:p w14:paraId="697CB97B" w14:textId="77777777" w:rsidR="00213C46" w:rsidRPr="00480327" w:rsidRDefault="00213C46" w:rsidP="00213C46">
            <w:pPr>
              <w:pStyle w:val="ListParagraph"/>
              <w:widowControl w:val="0"/>
              <w:numPr>
                <w:ilvl w:val="0"/>
                <w:numId w:val="5"/>
              </w:numPr>
              <w:rPr>
                <w:rFonts w:ascii="Times New Roman" w:hAnsi="Times New Roman" w:cs="Times New Roman"/>
                <w:b/>
                <w:sz w:val="24"/>
                <w:szCs w:val="24"/>
              </w:rPr>
            </w:pPr>
            <w:proofErr w:type="spellStart"/>
            <w:proofErr w:type="gramStart"/>
            <w:r w:rsidRPr="00480327">
              <w:rPr>
                <w:rFonts w:ascii="Times New Roman" w:hAnsi="Times New Roman" w:cs="Times New Roman"/>
                <w:b/>
                <w:sz w:val="24"/>
                <w:szCs w:val="24"/>
              </w:rPr>
              <w:t>Carbon:Phosphorus</w:t>
            </w:r>
            <w:proofErr w:type="spellEnd"/>
            <w:proofErr w:type="gramEnd"/>
          </w:p>
        </w:tc>
      </w:tr>
      <w:tr w:rsidR="00213C46" w:rsidRPr="00480327" w14:paraId="4FE7725B" w14:textId="77777777" w:rsidTr="00741A26">
        <w:trPr>
          <w:trHeight w:val="290"/>
        </w:trPr>
        <w:tc>
          <w:tcPr>
            <w:tcW w:w="2203" w:type="dxa"/>
            <w:tcBorders>
              <w:top w:val="nil"/>
              <w:left w:val="single" w:sz="4" w:space="0" w:color="auto"/>
              <w:bottom w:val="nil"/>
              <w:right w:val="nil"/>
            </w:tcBorders>
            <w:noWrap/>
            <w:hideMark/>
          </w:tcPr>
          <w:p w14:paraId="0C39C69E" w14:textId="77777777" w:rsidR="00213C46" w:rsidRPr="00480327"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1F8554B9"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90FEEF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534F1E38"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1D4735CB"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P value</w:t>
            </w:r>
          </w:p>
        </w:tc>
      </w:tr>
      <w:tr w:rsidR="00213C46" w:rsidRPr="00480327" w14:paraId="3E20B365" w14:textId="77777777" w:rsidTr="00741A26">
        <w:trPr>
          <w:trHeight w:val="290"/>
        </w:trPr>
        <w:tc>
          <w:tcPr>
            <w:tcW w:w="2203" w:type="dxa"/>
            <w:tcBorders>
              <w:top w:val="nil"/>
              <w:left w:val="single" w:sz="4" w:space="0" w:color="auto"/>
              <w:bottom w:val="nil"/>
              <w:right w:val="nil"/>
            </w:tcBorders>
            <w:noWrap/>
            <w:hideMark/>
          </w:tcPr>
          <w:p w14:paraId="7D1ADD14"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0AA0482C"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233756.454</w:t>
            </w:r>
          </w:p>
        </w:tc>
        <w:tc>
          <w:tcPr>
            <w:tcW w:w="2296" w:type="dxa"/>
            <w:tcBorders>
              <w:top w:val="nil"/>
              <w:left w:val="nil"/>
              <w:bottom w:val="nil"/>
              <w:right w:val="nil"/>
            </w:tcBorders>
            <w:noWrap/>
            <w:vAlign w:val="bottom"/>
            <w:hideMark/>
          </w:tcPr>
          <w:p w14:paraId="41FD75DC"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39F4367"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0.310</w:t>
            </w:r>
          </w:p>
        </w:tc>
        <w:tc>
          <w:tcPr>
            <w:tcW w:w="1373" w:type="dxa"/>
            <w:tcBorders>
              <w:top w:val="nil"/>
              <w:left w:val="nil"/>
              <w:bottom w:val="nil"/>
              <w:right w:val="single" w:sz="4" w:space="0" w:color="auto"/>
            </w:tcBorders>
            <w:noWrap/>
            <w:vAlign w:val="bottom"/>
            <w:hideMark/>
          </w:tcPr>
          <w:p w14:paraId="7FE98F0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0.582</w:t>
            </w:r>
          </w:p>
        </w:tc>
      </w:tr>
      <w:tr w:rsidR="00213C46" w:rsidRPr="00480327" w14:paraId="33795495" w14:textId="77777777" w:rsidTr="00741A26">
        <w:trPr>
          <w:trHeight w:val="290"/>
        </w:trPr>
        <w:tc>
          <w:tcPr>
            <w:tcW w:w="2203" w:type="dxa"/>
            <w:tcBorders>
              <w:top w:val="nil"/>
              <w:left w:val="single" w:sz="4" w:space="0" w:color="auto"/>
              <w:bottom w:val="nil"/>
              <w:right w:val="nil"/>
            </w:tcBorders>
            <w:noWrap/>
            <w:hideMark/>
          </w:tcPr>
          <w:p w14:paraId="078EF7D8"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12C6DE42"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204497.198</w:t>
            </w:r>
          </w:p>
        </w:tc>
        <w:tc>
          <w:tcPr>
            <w:tcW w:w="2296" w:type="dxa"/>
            <w:tcBorders>
              <w:top w:val="nil"/>
              <w:left w:val="nil"/>
              <w:bottom w:val="nil"/>
              <w:right w:val="nil"/>
            </w:tcBorders>
            <w:noWrap/>
            <w:vAlign w:val="bottom"/>
            <w:hideMark/>
          </w:tcPr>
          <w:p w14:paraId="724933B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7D51AD9F"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0.271</w:t>
            </w:r>
          </w:p>
        </w:tc>
        <w:tc>
          <w:tcPr>
            <w:tcW w:w="1373" w:type="dxa"/>
            <w:tcBorders>
              <w:top w:val="nil"/>
              <w:left w:val="nil"/>
              <w:bottom w:val="nil"/>
              <w:right w:val="single" w:sz="4" w:space="0" w:color="auto"/>
            </w:tcBorders>
            <w:noWrap/>
            <w:vAlign w:val="bottom"/>
            <w:hideMark/>
          </w:tcPr>
          <w:p w14:paraId="417EAB2A"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0.606</w:t>
            </w:r>
          </w:p>
        </w:tc>
      </w:tr>
      <w:tr w:rsidR="00213C46" w:rsidRPr="00480327" w14:paraId="4CD120AB" w14:textId="77777777" w:rsidTr="00741A26">
        <w:trPr>
          <w:trHeight w:val="290"/>
        </w:trPr>
        <w:tc>
          <w:tcPr>
            <w:tcW w:w="2203" w:type="dxa"/>
            <w:tcBorders>
              <w:top w:val="nil"/>
              <w:left w:val="single" w:sz="4" w:space="0" w:color="auto"/>
              <w:bottom w:val="nil"/>
              <w:right w:val="nil"/>
            </w:tcBorders>
            <w:noWrap/>
            <w:hideMark/>
          </w:tcPr>
          <w:p w14:paraId="50AEA84D" w14:textId="77777777" w:rsidR="00213C46" w:rsidRPr="00480327"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480327">
              <w:rPr>
                <w:rFonts w:ascii="Times New Roman" w:eastAsia="Times New Roman" w:hAnsi="Times New Roman" w:cs="Times New Roman"/>
                <w:color w:val="000000"/>
                <w:sz w:val="24"/>
                <w:szCs w:val="24"/>
                <w:lang w:val="en-US"/>
              </w:rPr>
              <w:t>STT:Tourist</w:t>
            </w:r>
            <w:proofErr w:type="spellEnd"/>
            <w:proofErr w:type="gramEnd"/>
            <w:r w:rsidRPr="00480327">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577B7973"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300369.615</w:t>
            </w:r>
          </w:p>
        </w:tc>
        <w:tc>
          <w:tcPr>
            <w:tcW w:w="2296" w:type="dxa"/>
            <w:tcBorders>
              <w:top w:val="nil"/>
              <w:left w:val="nil"/>
              <w:bottom w:val="nil"/>
              <w:right w:val="nil"/>
            </w:tcBorders>
            <w:noWrap/>
            <w:vAlign w:val="bottom"/>
            <w:hideMark/>
          </w:tcPr>
          <w:p w14:paraId="36EF04B3"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A940B4A"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0.399</w:t>
            </w:r>
          </w:p>
        </w:tc>
        <w:tc>
          <w:tcPr>
            <w:tcW w:w="1373" w:type="dxa"/>
            <w:tcBorders>
              <w:top w:val="nil"/>
              <w:left w:val="nil"/>
              <w:bottom w:val="nil"/>
              <w:right w:val="single" w:sz="4" w:space="0" w:color="auto"/>
            </w:tcBorders>
            <w:noWrap/>
            <w:vAlign w:val="bottom"/>
            <w:hideMark/>
          </w:tcPr>
          <w:p w14:paraId="6C81DB90"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0.533</w:t>
            </w:r>
          </w:p>
        </w:tc>
      </w:tr>
      <w:tr w:rsidR="00213C46" w:rsidRPr="00480327" w14:paraId="40007D2C" w14:textId="77777777" w:rsidTr="00741A26">
        <w:trPr>
          <w:trHeight w:val="290"/>
        </w:trPr>
        <w:tc>
          <w:tcPr>
            <w:tcW w:w="2203" w:type="dxa"/>
            <w:tcBorders>
              <w:top w:val="nil"/>
              <w:left w:val="single" w:sz="4" w:space="0" w:color="auto"/>
              <w:bottom w:val="nil"/>
              <w:right w:val="nil"/>
            </w:tcBorders>
            <w:noWrap/>
            <w:hideMark/>
          </w:tcPr>
          <w:p w14:paraId="0DDF159E"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424D0B8A"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21848264.461</w:t>
            </w:r>
          </w:p>
        </w:tc>
        <w:tc>
          <w:tcPr>
            <w:tcW w:w="2296" w:type="dxa"/>
            <w:tcBorders>
              <w:top w:val="nil"/>
              <w:left w:val="nil"/>
              <w:bottom w:val="nil"/>
              <w:right w:val="nil"/>
            </w:tcBorders>
            <w:noWrap/>
            <w:vAlign w:val="bottom"/>
            <w:hideMark/>
          </w:tcPr>
          <w:p w14:paraId="20C08F5E"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14:paraId="1648C1A6" w14:textId="77777777" w:rsidR="00213C46" w:rsidRPr="00480327"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0039AF23" w14:textId="77777777" w:rsidR="00213C46" w:rsidRPr="00480327" w:rsidRDefault="00213C46" w:rsidP="00741A26">
            <w:pPr>
              <w:jc w:val="center"/>
              <w:rPr>
                <w:rFonts w:ascii="Times New Roman" w:eastAsia="Times New Roman" w:hAnsi="Times New Roman" w:cs="Times New Roman"/>
                <w:color w:val="000000"/>
                <w:sz w:val="24"/>
                <w:szCs w:val="24"/>
                <w:lang w:val="en-US"/>
              </w:rPr>
            </w:pPr>
          </w:p>
        </w:tc>
      </w:tr>
      <w:tr w:rsidR="00213C46" w:rsidRPr="00480327" w14:paraId="241AB0C2" w14:textId="77777777" w:rsidTr="00741A26">
        <w:tc>
          <w:tcPr>
            <w:tcW w:w="2203" w:type="dxa"/>
            <w:tcBorders>
              <w:top w:val="nil"/>
              <w:left w:val="single" w:sz="4" w:space="0" w:color="auto"/>
              <w:bottom w:val="nil"/>
              <w:right w:val="nil"/>
            </w:tcBorders>
          </w:tcPr>
          <w:p w14:paraId="6DCEE84F" w14:textId="77777777" w:rsidR="00213C46" w:rsidRPr="00480327"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35B3196F" w14:textId="77777777" w:rsidR="00213C46" w:rsidRPr="00480327"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32E37F2E" w14:textId="77777777" w:rsidR="00213C46" w:rsidRPr="00480327"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5C92E8F7" w14:textId="77777777" w:rsidR="00213C46" w:rsidRPr="00480327"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0B004318" w14:textId="77777777" w:rsidR="00213C46" w:rsidRPr="00480327" w:rsidRDefault="00213C46" w:rsidP="00741A26">
            <w:pPr>
              <w:widowControl w:val="0"/>
              <w:rPr>
                <w:rFonts w:ascii="Times New Roman" w:hAnsi="Times New Roman" w:cs="Times New Roman"/>
                <w:sz w:val="24"/>
                <w:szCs w:val="24"/>
              </w:rPr>
            </w:pPr>
          </w:p>
        </w:tc>
      </w:tr>
      <w:tr w:rsidR="00213C46" w:rsidRPr="00480327" w14:paraId="0D517758" w14:textId="77777777" w:rsidTr="00741A26">
        <w:tc>
          <w:tcPr>
            <w:tcW w:w="8778" w:type="dxa"/>
            <w:gridSpan w:val="5"/>
            <w:tcBorders>
              <w:top w:val="nil"/>
              <w:left w:val="single" w:sz="4" w:space="0" w:color="auto"/>
              <w:bottom w:val="nil"/>
              <w:right w:val="single" w:sz="4" w:space="0" w:color="auto"/>
            </w:tcBorders>
          </w:tcPr>
          <w:p w14:paraId="2EFBCF6E" w14:textId="77777777" w:rsidR="00213C46" w:rsidRPr="00480327" w:rsidRDefault="00213C46" w:rsidP="00213C46">
            <w:pPr>
              <w:pStyle w:val="ListParagraph"/>
              <w:widowControl w:val="0"/>
              <w:numPr>
                <w:ilvl w:val="0"/>
                <w:numId w:val="5"/>
              </w:numPr>
              <w:rPr>
                <w:rFonts w:ascii="Times New Roman" w:hAnsi="Times New Roman" w:cs="Times New Roman"/>
                <w:b/>
                <w:sz w:val="24"/>
                <w:szCs w:val="24"/>
              </w:rPr>
            </w:pPr>
            <w:proofErr w:type="spellStart"/>
            <w:proofErr w:type="gramStart"/>
            <w:r w:rsidRPr="00480327">
              <w:rPr>
                <w:rFonts w:ascii="Times New Roman" w:hAnsi="Times New Roman" w:cs="Times New Roman"/>
                <w:b/>
                <w:sz w:val="24"/>
                <w:szCs w:val="24"/>
              </w:rPr>
              <w:t>Nitrogen:Phosphorus</w:t>
            </w:r>
            <w:proofErr w:type="spellEnd"/>
            <w:proofErr w:type="gramEnd"/>
          </w:p>
        </w:tc>
      </w:tr>
      <w:tr w:rsidR="00213C46" w:rsidRPr="00480327" w14:paraId="208E105B" w14:textId="77777777" w:rsidTr="00741A26">
        <w:trPr>
          <w:trHeight w:val="290"/>
        </w:trPr>
        <w:tc>
          <w:tcPr>
            <w:tcW w:w="2203" w:type="dxa"/>
            <w:tcBorders>
              <w:top w:val="nil"/>
              <w:left w:val="single" w:sz="4" w:space="0" w:color="auto"/>
              <w:bottom w:val="nil"/>
              <w:right w:val="nil"/>
            </w:tcBorders>
            <w:noWrap/>
            <w:hideMark/>
          </w:tcPr>
          <w:p w14:paraId="095C3048" w14:textId="77777777" w:rsidR="00213C46" w:rsidRPr="00480327"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30B4EE4F"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2827105C"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7DAB741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35914197"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P value</w:t>
            </w:r>
          </w:p>
        </w:tc>
      </w:tr>
      <w:tr w:rsidR="00213C46" w:rsidRPr="00480327" w14:paraId="567C697E" w14:textId="77777777" w:rsidTr="00741A26">
        <w:trPr>
          <w:trHeight w:val="290"/>
        </w:trPr>
        <w:tc>
          <w:tcPr>
            <w:tcW w:w="2203" w:type="dxa"/>
            <w:tcBorders>
              <w:top w:val="nil"/>
              <w:left w:val="single" w:sz="4" w:space="0" w:color="auto"/>
              <w:bottom w:val="nil"/>
              <w:right w:val="nil"/>
            </w:tcBorders>
            <w:noWrap/>
            <w:hideMark/>
          </w:tcPr>
          <w:p w14:paraId="05162604"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3DBD0859"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25.980</w:t>
            </w:r>
          </w:p>
        </w:tc>
        <w:tc>
          <w:tcPr>
            <w:tcW w:w="2296" w:type="dxa"/>
            <w:tcBorders>
              <w:top w:val="nil"/>
              <w:left w:val="nil"/>
              <w:bottom w:val="nil"/>
              <w:right w:val="nil"/>
            </w:tcBorders>
            <w:noWrap/>
            <w:vAlign w:val="bottom"/>
            <w:hideMark/>
          </w:tcPr>
          <w:p w14:paraId="17F60E3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58BD2DB"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0.012</w:t>
            </w:r>
          </w:p>
        </w:tc>
        <w:tc>
          <w:tcPr>
            <w:tcW w:w="1373" w:type="dxa"/>
            <w:tcBorders>
              <w:top w:val="nil"/>
              <w:left w:val="nil"/>
              <w:bottom w:val="nil"/>
              <w:right w:val="single" w:sz="4" w:space="0" w:color="auto"/>
            </w:tcBorders>
            <w:noWrap/>
            <w:vAlign w:val="bottom"/>
            <w:hideMark/>
          </w:tcPr>
          <w:p w14:paraId="7024FFF6" w14:textId="77777777" w:rsidR="00213C46" w:rsidRPr="00480327" w:rsidRDefault="00213C46" w:rsidP="00741A26">
            <w:pPr>
              <w:jc w:val="center"/>
              <w:rPr>
                <w:rFonts w:ascii="Times New Roman" w:eastAsia="Times New Roman" w:hAnsi="Times New Roman" w:cs="Times New Roman"/>
                <w:b/>
                <w:color w:val="000000"/>
                <w:sz w:val="24"/>
                <w:szCs w:val="24"/>
                <w:lang w:val="en-US"/>
              </w:rPr>
            </w:pPr>
            <w:r w:rsidRPr="00480327">
              <w:rPr>
                <w:rFonts w:ascii="Times New Roman" w:hAnsi="Times New Roman" w:cs="Times New Roman"/>
                <w:color w:val="000000"/>
                <w:sz w:val="24"/>
                <w:szCs w:val="24"/>
              </w:rPr>
              <w:t>0.915</w:t>
            </w:r>
          </w:p>
        </w:tc>
      </w:tr>
      <w:tr w:rsidR="00213C46" w:rsidRPr="00480327" w14:paraId="2453EA3F" w14:textId="77777777" w:rsidTr="00741A26">
        <w:trPr>
          <w:trHeight w:val="290"/>
        </w:trPr>
        <w:tc>
          <w:tcPr>
            <w:tcW w:w="2203" w:type="dxa"/>
            <w:tcBorders>
              <w:top w:val="nil"/>
              <w:left w:val="single" w:sz="4" w:space="0" w:color="auto"/>
              <w:bottom w:val="nil"/>
              <w:right w:val="nil"/>
            </w:tcBorders>
            <w:noWrap/>
            <w:hideMark/>
          </w:tcPr>
          <w:p w14:paraId="7DE7DA9D"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2BAC30E"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728.571</w:t>
            </w:r>
          </w:p>
        </w:tc>
        <w:tc>
          <w:tcPr>
            <w:tcW w:w="2296" w:type="dxa"/>
            <w:tcBorders>
              <w:top w:val="nil"/>
              <w:left w:val="nil"/>
              <w:bottom w:val="nil"/>
              <w:right w:val="nil"/>
            </w:tcBorders>
            <w:noWrap/>
            <w:vAlign w:val="bottom"/>
            <w:hideMark/>
          </w:tcPr>
          <w:p w14:paraId="11D9BA0B"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68C2F62F"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0.328</w:t>
            </w:r>
          </w:p>
        </w:tc>
        <w:tc>
          <w:tcPr>
            <w:tcW w:w="1373" w:type="dxa"/>
            <w:tcBorders>
              <w:top w:val="nil"/>
              <w:left w:val="nil"/>
              <w:bottom w:val="nil"/>
              <w:right w:val="single" w:sz="4" w:space="0" w:color="auto"/>
            </w:tcBorders>
            <w:noWrap/>
            <w:vAlign w:val="bottom"/>
            <w:hideMark/>
          </w:tcPr>
          <w:p w14:paraId="1A6B6023"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0.571</w:t>
            </w:r>
          </w:p>
        </w:tc>
      </w:tr>
      <w:tr w:rsidR="00213C46" w:rsidRPr="00480327" w14:paraId="6744509C" w14:textId="77777777" w:rsidTr="00741A26">
        <w:trPr>
          <w:trHeight w:val="290"/>
        </w:trPr>
        <w:tc>
          <w:tcPr>
            <w:tcW w:w="2203" w:type="dxa"/>
            <w:tcBorders>
              <w:top w:val="nil"/>
              <w:left w:val="single" w:sz="4" w:space="0" w:color="auto"/>
              <w:bottom w:val="nil"/>
              <w:right w:val="nil"/>
            </w:tcBorders>
            <w:noWrap/>
            <w:hideMark/>
          </w:tcPr>
          <w:p w14:paraId="424E29F6" w14:textId="77777777" w:rsidR="00213C46" w:rsidRPr="00480327"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480327">
              <w:rPr>
                <w:rFonts w:ascii="Times New Roman" w:eastAsia="Times New Roman" w:hAnsi="Times New Roman" w:cs="Times New Roman"/>
                <w:color w:val="000000"/>
                <w:sz w:val="24"/>
                <w:szCs w:val="24"/>
                <w:lang w:val="en-US"/>
              </w:rPr>
              <w:t>STT:Tourist</w:t>
            </w:r>
            <w:proofErr w:type="spellEnd"/>
            <w:proofErr w:type="gramEnd"/>
            <w:r w:rsidRPr="00480327">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4BAC8940"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1570.836</w:t>
            </w:r>
          </w:p>
        </w:tc>
        <w:tc>
          <w:tcPr>
            <w:tcW w:w="2296" w:type="dxa"/>
            <w:tcBorders>
              <w:top w:val="nil"/>
              <w:left w:val="nil"/>
              <w:bottom w:val="nil"/>
              <w:right w:val="nil"/>
            </w:tcBorders>
            <w:noWrap/>
            <w:vAlign w:val="bottom"/>
            <w:hideMark/>
          </w:tcPr>
          <w:p w14:paraId="351A2FA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8A2AD26"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0.707</w:t>
            </w:r>
          </w:p>
        </w:tc>
        <w:tc>
          <w:tcPr>
            <w:tcW w:w="1373" w:type="dxa"/>
            <w:tcBorders>
              <w:top w:val="nil"/>
              <w:left w:val="nil"/>
              <w:bottom w:val="nil"/>
              <w:right w:val="single" w:sz="4" w:space="0" w:color="auto"/>
            </w:tcBorders>
            <w:noWrap/>
            <w:vAlign w:val="bottom"/>
            <w:hideMark/>
          </w:tcPr>
          <w:p w14:paraId="23D96D56"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0.407</w:t>
            </w:r>
          </w:p>
        </w:tc>
      </w:tr>
      <w:tr w:rsidR="00213C46" w:rsidRPr="00480327" w14:paraId="236EB506" w14:textId="77777777" w:rsidTr="00741A26">
        <w:trPr>
          <w:trHeight w:val="290"/>
        </w:trPr>
        <w:tc>
          <w:tcPr>
            <w:tcW w:w="2203" w:type="dxa"/>
            <w:tcBorders>
              <w:top w:val="nil"/>
              <w:left w:val="single" w:sz="4" w:space="0" w:color="auto"/>
              <w:bottom w:val="single" w:sz="4" w:space="0" w:color="auto"/>
              <w:right w:val="nil"/>
            </w:tcBorders>
            <w:noWrap/>
            <w:hideMark/>
          </w:tcPr>
          <w:p w14:paraId="42D55EBE"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0EA07259"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64403.453</w:t>
            </w:r>
          </w:p>
        </w:tc>
        <w:tc>
          <w:tcPr>
            <w:tcW w:w="2296" w:type="dxa"/>
            <w:tcBorders>
              <w:top w:val="nil"/>
              <w:left w:val="nil"/>
              <w:bottom w:val="single" w:sz="4" w:space="0" w:color="auto"/>
              <w:right w:val="nil"/>
            </w:tcBorders>
            <w:noWrap/>
            <w:vAlign w:val="bottom"/>
            <w:hideMark/>
          </w:tcPr>
          <w:p w14:paraId="3C4F733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29</w:t>
            </w:r>
          </w:p>
        </w:tc>
        <w:tc>
          <w:tcPr>
            <w:tcW w:w="1050" w:type="dxa"/>
            <w:tcBorders>
              <w:top w:val="nil"/>
              <w:left w:val="nil"/>
              <w:bottom w:val="single" w:sz="4" w:space="0" w:color="auto"/>
              <w:right w:val="nil"/>
            </w:tcBorders>
            <w:noWrap/>
            <w:vAlign w:val="bottom"/>
            <w:hideMark/>
          </w:tcPr>
          <w:p w14:paraId="4F039EE8" w14:textId="77777777" w:rsidR="00213C46" w:rsidRPr="00480327"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58F3FE46" w14:textId="77777777" w:rsidR="00213C46" w:rsidRPr="00480327" w:rsidRDefault="00213C46" w:rsidP="00741A26">
            <w:pPr>
              <w:jc w:val="center"/>
              <w:rPr>
                <w:rFonts w:ascii="Times New Roman" w:eastAsia="Times New Roman" w:hAnsi="Times New Roman" w:cs="Times New Roman"/>
                <w:color w:val="000000"/>
                <w:sz w:val="24"/>
                <w:szCs w:val="24"/>
                <w:lang w:val="en-US"/>
              </w:rPr>
            </w:pPr>
          </w:p>
        </w:tc>
      </w:tr>
    </w:tbl>
    <w:p w14:paraId="6D620169" w14:textId="23600BE5" w:rsidR="00213C46" w:rsidRDefault="00213C4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E1DB255" w14:textId="77777777" w:rsidR="00213C46" w:rsidRDefault="00213C46">
      <w:pPr>
        <w:rPr>
          <w:rFonts w:ascii="Times New Roman" w:eastAsia="Times New Roman" w:hAnsi="Times New Roman" w:cs="Times New Roman"/>
          <w:sz w:val="24"/>
          <w:szCs w:val="24"/>
        </w:rPr>
      </w:pP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F37674" w:rsidRPr="00480327" w14:paraId="4D1CD8FA" w14:textId="77777777" w:rsidTr="00741A26">
        <w:trPr>
          <w:trHeight w:val="290"/>
        </w:trPr>
        <w:tc>
          <w:tcPr>
            <w:tcW w:w="8778" w:type="dxa"/>
            <w:gridSpan w:val="5"/>
            <w:tcBorders>
              <w:bottom w:val="single" w:sz="4" w:space="0" w:color="auto"/>
            </w:tcBorders>
            <w:noWrap/>
          </w:tcPr>
          <w:p w14:paraId="6C8533B0" w14:textId="30A28FC0" w:rsidR="00F37674" w:rsidRPr="00480327" w:rsidRDefault="00F37674" w:rsidP="00741A26">
            <w:pP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 xml:space="preserve">Table </w:t>
            </w:r>
            <w:r w:rsidR="00FE1080">
              <w:rPr>
                <w:rFonts w:ascii="Times New Roman" w:eastAsia="Times New Roman" w:hAnsi="Times New Roman" w:cs="Times New Roman"/>
                <w:color w:val="000000"/>
                <w:sz w:val="24"/>
                <w:szCs w:val="24"/>
                <w:lang w:val="en-US"/>
              </w:rPr>
              <w:t>S5</w:t>
            </w:r>
            <w:r w:rsidRPr="00480327">
              <w:rPr>
                <w:rFonts w:ascii="Times New Roman" w:eastAsia="Times New Roman" w:hAnsi="Times New Roman" w:cs="Times New Roman"/>
                <w:color w:val="000000"/>
                <w:sz w:val="24"/>
                <w:szCs w:val="24"/>
                <w:lang w:val="en-US"/>
              </w:rPr>
              <w:t xml:space="preserve">: ANOVA tables for periphyton relative fatty acid abundance in response to sewage treatment technique (STT) and tourist season. Prior to analysis, values were arcsine-square root transformed to normalize proportional data. </w:t>
            </w:r>
          </w:p>
        </w:tc>
      </w:tr>
      <w:tr w:rsidR="00F37674" w:rsidRPr="00480327" w14:paraId="76112E8B"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66BCDA57" w14:textId="77777777" w:rsidR="00F37674" w:rsidRPr="00480327" w:rsidRDefault="00F37674" w:rsidP="00F37674">
            <w:pPr>
              <w:pStyle w:val="ListParagraph"/>
              <w:numPr>
                <w:ilvl w:val="0"/>
                <w:numId w:val="6"/>
              </w:numPr>
              <w:rPr>
                <w:rFonts w:ascii="Times New Roman" w:eastAsia="Times New Roman" w:hAnsi="Times New Roman" w:cs="Times New Roman"/>
                <w:b/>
                <w:color w:val="000000"/>
                <w:sz w:val="24"/>
                <w:szCs w:val="24"/>
                <w:lang w:val="en-US"/>
              </w:rPr>
            </w:pPr>
            <w:r w:rsidRPr="00480327">
              <w:rPr>
                <w:rFonts w:ascii="Times New Roman" w:eastAsia="Times New Roman" w:hAnsi="Times New Roman" w:cs="Times New Roman"/>
                <w:b/>
                <w:color w:val="000000"/>
                <w:sz w:val="24"/>
                <w:szCs w:val="24"/>
                <w:lang w:val="en-US"/>
              </w:rPr>
              <w:t xml:space="preserve">PUFA </w:t>
            </w:r>
          </w:p>
        </w:tc>
      </w:tr>
      <w:tr w:rsidR="00F37674" w:rsidRPr="00480327" w14:paraId="27ED0B7E" w14:textId="77777777" w:rsidTr="00741A26">
        <w:trPr>
          <w:trHeight w:val="290"/>
        </w:trPr>
        <w:tc>
          <w:tcPr>
            <w:tcW w:w="2203" w:type="dxa"/>
            <w:tcBorders>
              <w:top w:val="nil"/>
              <w:left w:val="single" w:sz="4" w:space="0" w:color="auto"/>
              <w:bottom w:val="nil"/>
              <w:right w:val="nil"/>
            </w:tcBorders>
            <w:noWrap/>
            <w:hideMark/>
          </w:tcPr>
          <w:p w14:paraId="0C337CC4" w14:textId="77777777" w:rsidR="00F37674" w:rsidRPr="00480327" w:rsidRDefault="00F37674"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2E461ED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3198AA0"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15E7ED46"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D866567"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P value</w:t>
            </w:r>
          </w:p>
        </w:tc>
      </w:tr>
      <w:tr w:rsidR="00F37674" w:rsidRPr="00480327" w14:paraId="16A21621" w14:textId="77777777" w:rsidTr="00741A26">
        <w:trPr>
          <w:trHeight w:val="290"/>
        </w:trPr>
        <w:tc>
          <w:tcPr>
            <w:tcW w:w="2203" w:type="dxa"/>
            <w:tcBorders>
              <w:top w:val="nil"/>
              <w:left w:val="single" w:sz="4" w:space="0" w:color="auto"/>
              <w:bottom w:val="nil"/>
              <w:right w:val="nil"/>
            </w:tcBorders>
            <w:noWrap/>
            <w:hideMark/>
          </w:tcPr>
          <w:p w14:paraId="4BDEA9FA"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382BC76B"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028E276C"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28AFBA8"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0.160</w:t>
            </w:r>
          </w:p>
        </w:tc>
        <w:tc>
          <w:tcPr>
            <w:tcW w:w="1373" w:type="dxa"/>
            <w:tcBorders>
              <w:top w:val="nil"/>
              <w:left w:val="nil"/>
              <w:bottom w:val="nil"/>
              <w:right w:val="single" w:sz="4" w:space="0" w:color="auto"/>
            </w:tcBorders>
            <w:noWrap/>
            <w:vAlign w:val="bottom"/>
            <w:hideMark/>
          </w:tcPr>
          <w:p w14:paraId="48E50FF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0.692</w:t>
            </w:r>
          </w:p>
        </w:tc>
      </w:tr>
      <w:tr w:rsidR="00F37674" w:rsidRPr="00480327" w14:paraId="73C40E06" w14:textId="77777777" w:rsidTr="00741A26">
        <w:trPr>
          <w:trHeight w:val="290"/>
        </w:trPr>
        <w:tc>
          <w:tcPr>
            <w:tcW w:w="2203" w:type="dxa"/>
            <w:tcBorders>
              <w:top w:val="nil"/>
              <w:left w:val="single" w:sz="4" w:space="0" w:color="auto"/>
              <w:bottom w:val="nil"/>
              <w:right w:val="nil"/>
            </w:tcBorders>
            <w:noWrap/>
            <w:hideMark/>
          </w:tcPr>
          <w:p w14:paraId="6337A79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6924F6CA"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0.044</w:t>
            </w:r>
          </w:p>
        </w:tc>
        <w:tc>
          <w:tcPr>
            <w:tcW w:w="2296" w:type="dxa"/>
            <w:tcBorders>
              <w:top w:val="nil"/>
              <w:left w:val="nil"/>
              <w:bottom w:val="nil"/>
              <w:right w:val="nil"/>
            </w:tcBorders>
            <w:noWrap/>
            <w:vAlign w:val="bottom"/>
            <w:hideMark/>
          </w:tcPr>
          <w:p w14:paraId="4A1C804B"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272A014"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14.470</w:t>
            </w:r>
          </w:p>
        </w:tc>
        <w:tc>
          <w:tcPr>
            <w:tcW w:w="1373" w:type="dxa"/>
            <w:tcBorders>
              <w:top w:val="nil"/>
              <w:left w:val="nil"/>
              <w:bottom w:val="nil"/>
              <w:right w:val="single" w:sz="4" w:space="0" w:color="auto"/>
            </w:tcBorders>
            <w:noWrap/>
            <w:vAlign w:val="bottom"/>
            <w:hideMark/>
          </w:tcPr>
          <w:p w14:paraId="4273E92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0.001</w:t>
            </w:r>
          </w:p>
        </w:tc>
      </w:tr>
      <w:tr w:rsidR="00F37674" w:rsidRPr="00480327" w14:paraId="03C81101" w14:textId="77777777" w:rsidTr="00741A26">
        <w:trPr>
          <w:trHeight w:val="290"/>
        </w:trPr>
        <w:tc>
          <w:tcPr>
            <w:tcW w:w="2203" w:type="dxa"/>
            <w:tcBorders>
              <w:top w:val="nil"/>
              <w:left w:val="single" w:sz="4" w:space="0" w:color="auto"/>
              <w:bottom w:val="nil"/>
              <w:right w:val="nil"/>
            </w:tcBorders>
            <w:noWrap/>
            <w:hideMark/>
          </w:tcPr>
          <w:p w14:paraId="435AF75D" w14:textId="77777777" w:rsidR="00F37674" w:rsidRPr="00480327" w:rsidRDefault="00F37674" w:rsidP="00741A26">
            <w:pPr>
              <w:jc w:val="center"/>
              <w:rPr>
                <w:rFonts w:ascii="Times New Roman" w:eastAsia="Times New Roman" w:hAnsi="Times New Roman" w:cs="Times New Roman"/>
                <w:color w:val="000000"/>
                <w:sz w:val="24"/>
                <w:szCs w:val="24"/>
                <w:lang w:val="en-US"/>
              </w:rPr>
            </w:pPr>
            <w:proofErr w:type="spellStart"/>
            <w:proofErr w:type="gramStart"/>
            <w:r w:rsidRPr="00480327">
              <w:rPr>
                <w:rFonts w:ascii="Times New Roman" w:eastAsia="Times New Roman" w:hAnsi="Times New Roman" w:cs="Times New Roman"/>
                <w:color w:val="000000"/>
                <w:sz w:val="24"/>
                <w:szCs w:val="24"/>
                <w:lang w:val="en-US"/>
              </w:rPr>
              <w:t>STT:Tourist</w:t>
            </w:r>
            <w:proofErr w:type="spellEnd"/>
            <w:proofErr w:type="gramEnd"/>
            <w:r w:rsidRPr="00480327">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13D075F1"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0.001</w:t>
            </w:r>
          </w:p>
        </w:tc>
        <w:tc>
          <w:tcPr>
            <w:tcW w:w="2296" w:type="dxa"/>
            <w:tcBorders>
              <w:top w:val="nil"/>
              <w:left w:val="nil"/>
              <w:bottom w:val="nil"/>
              <w:right w:val="nil"/>
            </w:tcBorders>
            <w:noWrap/>
            <w:vAlign w:val="bottom"/>
            <w:hideMark/>
          </w:tcPr>
          <w:p w14:paraId="3F49592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7BEDBBED"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0.256</w:t>
            </w:r>
          </w:p>
        </w:tc>
        <w:tc>
          <w:tcPr>
            <w:tcW w:w="1373" w:type="dxa"/>
            <w:tcBorders>
              <w:top w:val="nil"/>
              <w:left w:val="nil"/>
              <w:bottom w:val="nil"/>
              <w:right w:val="single" w:sz="4" w:space="0" w:color="auto"/>
            </w:tcBorders>
            <w:noWrap/>
            <w:vAlign w:val="bottom"/>
            <w:hideMark/>
          </w:tcPr>
          <w:p w14:paraId="6A4F6AFB"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0.617</w:t>
            </w:r>
          </w:p>
        </w:tc>
      </w:tr>
      <w:tr w:rsidR="00F37674" w:rsidRPr="00480327" w14:paraId="06BD6B43" w14:textId="77777777" w:rsidTr="00741A26">
        <w:trPr>
          <w:trHeight w:val="290"/>
        </w:trPr>
        <w:tc>
          <w:tcPr>
            <w:tcW w:w="2203" w:type="dxa"/>
            <w:tcBorders>
              <w:top w:val="nil"/>
              <w:left w:val="single" w:sz="4" w:space="0" w:color="auto"/>
              <w:bottom w:val="nil"/>
              <w:right w:val="nil"/>
            </w:tcBorders>
            <w:noWrap/>
            <w:hideMark/>
          </w:tcPr>
          <w:p w14:paraId="2D410378"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322EDD9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0.089</w:t>
            </w:r>
          </w:p>
        </w:tc>
        <w:tc>
          <w:tcPr>
            <w:tcW w:w="2296" w:type="dxa"/>
            <w:tcBorders>
              <w:top w:val="nil"/>
              <w:left w:val="nil"/>
              <w:bottom w:val="nil"/>
              <w:right w:val="nil"/>
            </w:tcBorders>
            <w:noWrap/>
            <w:vAlign w:val="bottom"/>
            <w:hideMark/>
          </w:tcPr>
          <w:p w14:paraId="4AF8099A"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14:paraId="28953CAD" w14:textId="77777777" w:rsidR="00F37674" w:rsidRPr="00480327" w:rsidRDefault="00F37674"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004589A0" w14:textId="77777777" w:rsidR="00F37674" w:rsidRPr="00480327" w:rsidRDefault="00F37674" w:rsidP="00741A26">
            <w:pPr>
              <w:jc w:val="center"/>
              <w:rPr>
                <w:rFonts w:ascii="Times New Roman" w:eastAsia="Times New Roman" w:hAnsi="Times New Roman" w:cs="Times New Roman"/>
                <w:color w:val="000000"/>
                <w:sz w:val="24"/>
                <w:szCs w:val="24"/>
                <w:lang w:val="en-US"/>
              </w:rPr>
            </w:pPr>
          </w:p>
        </w:tc>
      </w:tr>
      <w:tr w:rsidR="00F37674" w:rsidRPr="00480327" w14:paraId="04DAF50C" w14:textId="77777777" w:rsidTr="00741A26">
        <w:tc>
          <w:tcPr>
            <w:tcW w:w="2203" w:type="dxa"/>
            <w:tcBorders>
              <w:top w:val="nil"/>
              <w:left w:val="single" w:sz="4" w:space="0" w:color="auto"/>
              <w:bottom w:val="nil"/>
              <w:right w:val="nil"/>
            </w:tcBorders>
          </w:tcPr>
          <w:p w14:paraId="2BC89C4B" w14:textId="77777777" w:rsidR="00F37674" w:rsidRPr="00480327" w:rsidRDefault="00F37674"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4A20BEE1" w14:textId="77777777" w:rsidR="00F37674" w:rsidRPr="00480327" w:rsidRDefault="00F37674"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65479FEE" w14:textId="77777777" w:rsidR="00F37674" w:rsidRPr="00480327" w:rsidRDefault="00F37674"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07CF5C0F" w14:textId="77777777" w:rsidR="00F37674" w:rsidRPr="00480327" w:rsidRDefault="00F37674"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390B62D2" w14:textId="77777777" w:rsidR="00F37674" w:rsidRPr="00480327" w:rsidRDefault="00F37674" w:rsidP="00741A26">
            <w:pPr>
              <w:widowControl w:val="0"/>
              <w:rPr>
                <w:rFonts w:ascii="Times New Roman" w:hAnsi="Times New Roman" w:cs="Times New Roman"/>
                <w:sz w:val="24"/>
                <w:szCs w:val="24"/>
              </w:rPr>
            </w:pPr>
          </w:p>
        </w:tc>
      </w:tr>
      <w:tr w:rsidR="00F37674" w:rsidRPr="00480327" w14:paraId="5A6688C6" w14:textId="77777777" w:rsidTr="00741A26">
        <w:tc>
          <w:tcPr>
            <w:tcW w:w="8778" w:type="dxa"/>
            <w:gridSpan w:val="5"/>
            <w:tcBorders>
              <w:top w:val="nil"/>
              <w:left w:val="single" w:sz="4" w:space="0" w:color="auto"/>
              <w:bottom w:val="nil"/>
              <w:right w:val="single" w:sz="4" w:space="0" w:color="auto"/>
            </w:tcBorders>
          </w:tcPr>
          <w:p w14:paraId="5EF79045" w14:textId="77777777" w:rsidR="00F37674" w:rsidRPr="00480327" w:rsidRDefault="00F37674" w:rsidP="00F37674">
            <w:pPr>
              <w:pStyle w:val="ListParagraph"/>
              <w:widowControl w:val="0"/>
              <w:numPr>
                <w:ilvl w:val="0"/>
                <w:numId w:val="6"/>
              </w:numPr>
              <w:rPr>
                <w:rFonts w:ascii="Times New Roman" w:hAnsi="Times New Roman" w:cs="Times New Roman"/>
                <w:b/>
                <w:sz w:val="24"/>
                <w:szCs w:val="24"/>
              </w:rPr>
            </w:pPr>
            <w:r w:rsidRPr="00480327">
              <w:rPr>
                <w:rFonts w:ascii="Times New Roman" w:hAnsi="Times New Roman" w:cs="Times New Roman"/>
                <w:b/>
                <w:sz w:val="24"/>
                <w:szCs w:val="24"/>
              </w:rPr>
              <w:t>SAFA</w:t>
            </w:r>
          </w:p>
        </w:tc>
      </w:tr>
      <w:tr w:rsidR="00F37674" w:rsidRPr="00480327" w14:paraId="0AE35904" w14:textId="77777777" w:rsidTr="00741A26">
        <w:trPr>
          <w:trHeight w:val="290"/>
        </w:trPr>
        <w:tc>
          <w:tcPr>
            <w:tcW w:w="2203" w:type="dxa"/>
            <w:tcBorders>
              <w:top w:val="nil"/>
              <w:left w:val="single" w:sz="4" w:space="0" w:color="auto"/>
              <w:bottom w:val="nil"/>
              <w:right w:val="nil"/>
            </w:tcBorders>
            <w:noWrap/>
            <w:hideMark/>
          </w:tcPr>
          <w:p w14:paraId="2A99E860" w14:textId="77777777" w:rsidR="00F37674" w:rsidRPr="00480327" w:rsidRDefault="00F37674"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6D74798C"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2867E56C"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34D939ED"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0C8FFCD6"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P value</w:t>
            </w:r>
          </w:p>
        </w:tc>
      </w:tr>
      <w:tr w:rsidR="00F37674" w:rsidRPr="00480327" w14:paraId="408986C7" w14:textId="77777777" w:rsidTr="00741A26">
        <w:trPr>
          <w:trHeight w:val="290"/>
        </w:trPr>
        <w:tc>
          <w:tcPr>
            <w:tcW w:w="2203" w:type="dxa"/>
            <w:tcBorders>
              <w:top w:val="nil"/>
              <w:left w:val="single" w:sz="4" w:space="0" w:color="auto"/>
              <w:bottom w:val="nil"/>
              <w:right w:val="nil"/>
            </w:tcBorders>
            <w:noWrap/>
            <w:hideMark/>
          </w:tcPr>
          <w:p w14:paraId="4EDA9591"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32A8AE7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0C3A26C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DEEA3CB"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0.070</w:t>
            </w:r>
          </w:p>
        </w:tc>
        <w:tc>
          <w:tcPr>
            <w:tcW w:w="1373" w:type="dxa"/>
            <w:tcBorders>
              <w:top w:val="nil"/>
              <w:left w:val="nil"/>
              <w:bottom w:val="nil"/>
              <w:right w:val="single" w:sz="4" w:space="0" w:color="auto"/>
            </w:tcBorders>
            <w:noWrap/>
            <w:vAlign w:val="bottom"/>
            <w:hideMark/>
          </w:tcPr>
          <w:p w14:paraId="370E741E"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0.793</w:t>
            </w:r>
          </w:p>
        </w:tc>
      </w:tr>
      <w:tr w:rsidR="00F37674" w:rsidRPr="00480327" w14:paraId="773A157D" w14:textId="77777777" w:rsidTr="00741A26">
        <w:trPr>
          <w:trHeight w:val="290"/>
        </w:trPr>
        <w:tc>
          <w:tcPr>
            <w:tcW w:w="2203" w:type="dxa"/>
            <w:tcBorders>
              <w:top w:val="nil"/>
              <w:left w:val="single" w:sz="4" w:space="0" w:color="auto"/>
              <w:bottom w:val="nil"/>
              <w:right w:val="nil"/>
            </w:tcBorders>
            <w:noWrap/>
            <w:hideMark/>
          </w:tcPr>
          <w:p w14:paraId="77045F00"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7DBD739D"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0.019</w:t>
            </w:r>
          </w:p>
        </w:tc>
        <w:tc>
          <w:tcPr>
            <w:tcW w:w="2296" w:type="dxa"/>
            <w:tcBorders>
              <w:top w:val="nil"/>
              <w:left w:val="nil"/>
              <w:bottom w:val="nil"/>
              <w:right w:val="nil"/>
            </w:tcBorders>
            <w:noWrap/>
            <w:vAlign w:val="bottom"/>
            <w:hideMark/>
          </w:tcPr>
          <w:p w14:paraId="68094E8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816CB64"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20.519</w:t>
            </w:r>
          </w:p>
        </w:tc>
        <w:tc>
          <w:tcPr>
            <w:tcW w:w="1373" w:type="dxa"/>
            <w:tcBorders>
              <w:top w:val="nil"/>
              <w:left w:val="nil"/>
              <w:bottom w:val="nil"/>
              <w:right w:val="single" w:sz="4" w:space="0" w:color="auto"/>
            </w:tcBorders>
            <w:noWrap/>
            <w:vAlign w:val="bottom"/>
            <w:hideMark/>
          </w:tcPr>
          <w:p w14:paraId="2D858B34"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&lt; 0.001</w:t>
            </w:r>
          </w:p>
        </w:tc>
      </w:tr>
      <w:tr w:rsidR="00F37674" w:rsidRPr="00480327" w14:paraId="4848D829" w14:textId="77777777" w:rsidTr="00741A26">
        <w:trPr>
          <w:trHeight w:val="290"/>
        </w:trPr>
        <w:tc>
          <w:tcPr>
            <w:tcW w:w="2203" w:type="dxa"/>
            <w:tcBorders>
              <w:top w:val="nil"/>
              <w:left w:val="single" w:sz="4" w:space="0" w:color="auto"/>
              <w:bottom w:val="nil"/>
              <w:right w:val="nil"/>
            </w:tcBorders>
            <w:noWrap/>
            <w:hideMark/>
          </w:tcPr>
          <w:p w14:paraId="0A57672E" w14:textId="77777777" w:rsidR="00F37674" w:rsidRPr="00480327" w:rsidRDefault="00F37674" w:rsidP="00741A26">
            <w:pPr>
              <w:jc w:val="center"/>
              <w:rPr>
                <w:rFonts w:ascii="Times New Roman" w:eastAsia="Times New Roman" w:hAnsi="Times New Roman" w:cs="Times New Roman"/>
                <w:color w:val="000000"/>
                <w:sz w:val="24"/>
                <w:szCs w:val="24"/>
                <w:lang w:val="en-US"/>
              </w:rPr>
            </w:pPr>
            <w:proofErr w:type="spellStart"/>
            <w:proofErr w:type="gramStart"/>
            <w:r w:rsidRPr="00480327">
              <w:rPr>
                <w:rFonts w:ascii="Times New Roman" w:eastAsia="Times New Roman" w:hAnsi="Times New Roman" w:cs="Times New Roman"/>
                <w:color w:val="000000"/>
                <w:sz w:val="24"/>
                <w:szCs w:val="24"/>
                <w:lang w:val="en-US"/>
              </w:rPr>
              <w:t>STT:Tourist</w:t>
            </w:r>
            <w:proofErr w:type="spellEnd"/>
            <w:proofErr w:type="gramEnd"/>
            <w:r w:rsidRPr="00480327">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561E127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0.001</w:t>
            </w:r>
          </w:p>
        </w:tc>
        <w:tc>
          <w:tcPr>
            <w:tcW w:w="2296" w:type="dxa"/>
            <w:tcBorders>
              <w:top w:val="nil"/>
              <w:left w:val="nil"/>
              <w:bottom w:val="nil"/>
              <w:right w:val="nil"/>
            </w:tcBorders>
            <w:noWrap/>
            <w:vAlign w:val="bottom"/>
            <w:hideMark/>
          </w:tcPr>
          <w:p w14:paraId="5AB77FBA"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CABDF42"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1.618</w:t>
            </w:r>
          </w:p>
        </w:tc>
        <w:tc>
          <w:tcPr>
            <w:tcW w:w="1373" w:type="dxa"/>
            <w:tcBorders>
              <w:top w:val="nil"/>
              <w:left w:val="nil"/>
              <w:bottom w:val="nil"/>
              <w:right w:val="single" w:sz="4" w:space="0" w:color="auto"/>
            </w:tcBorders>
            <w:noWrap/>
            <w:vAlign w:val="bottom"/>
            <w:hideMark/>
          </w:tcPr>
          <w:p w14:paraId="78A0B4E6"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0.213</w:t>
            </w:r>
          </w:p>
        </w:tc>
      </w:tr>
      <w:tr w:rsidR="00F37674" w:rsidRPr="00480327" w14:paraId="5410C393" w14:textId="77777777" w:rsidTr="00741A26">
        <w:trPr>
          <w:trHeight w:val="290"/>
        </w:trPr>
        <w:tc>
          <w:tcPr>
            <w:tcW w:w="2203" w:type="dxa"/>
            <w:tcBorders>
              <w:top w:val="nil"/>
              <w:left w:val="single" w:sz="4" w:space="0" w:color="auto"/>
              <w:bottom w:val="nil"/>
              <w:right w:val="nil"/>
            </w:tcBorders>
            <w:noWrap/>
            <w:hideMark/>
          </w:tcPr>
          <w:p w14:paraId="2D99796F"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73D4574F"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0.026</w:t>
            </w:r>
          </w:p>
        </w:tc>
        <w:tc>
          <w:tcPr>
            <w:tcW w:w="2296" w:type="dxa"/>
            <w:tcBorders>
              <w:top w:val="nil"/>
              <w:left w:val="nil"/>
              <w:bottom w:val="nil"/>
              <w:right w:val="nil"/>
            </w:tcBorders>
            <w:noWrap/>
            <w:vAlign w:val="bottom"/>
            <w:hideMark/>
          </w:tcPr>
          <w:p w14:paraId="3426768C"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14:paraId="429EB4A6" w14:textId="77777777" w:rsidR="00F37674" w:rsidRPr="00480327" w:rsidRDefault="00F37674"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5D850B56" w14:textId="77777777" w:rsidR="00F37674" w:rsidRPr="00480327" w:rsidRDefault="00F37674" w:rsidP="00741A26">
            <w:pPr>
              <w:jc w:val="center"/>
              <w:rPr>
                <w:rFonts w:ascii="Times New Roman" w:eastAsia="Times New Roman" w:hAnsi="Times New Roman" w:cs="Times New Roman"/>
                <w:color w:val="000000"/>
                <w:sz w:val="24"/>
                <w:szCs w:val="24"/>
                <w:lang w:val="en-US"/>
              </w:rPr>
            </w:pPr>
          </w:p>
        </w:tc>
      </w:tr>
      <w:tr w:rsidR="00F37674" w:rsidRPr="00480327" w14:paraId="04BCFE0B" w14:textId="77777777" w:rsidTr="00741A26">
        <w:tc>
          <w:tcPr>
            <w:tcW w:w="2203" w:type="dxa"/>
            <w:tcBorders>
              <w:top w:val="nil"/>
              <w:left w:val="single" w:sz="4" w:space="0" w:color="auto"/>
              <w:bottom w:val="nil"/>
              <w:right w:val="nil"/>
            </w:tcBorders>
          </w:tcPr>
          <w:p w14:paraId="222BB65F" w14:textId="77777777" w:rsidR="00F37674" w:rsidRPr="00480327" w:rsidRDefault="00F37674"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0200176F" w14:textId="77777777" w:rsidR="00F37674" w:rsidRPr="00480327" w:rsidRDefault="00F37674"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588FA449" w14:textId="77777777" w:rsidR="00F37674" w:rsidRPr="00480327" w:rsidRDefault="00F37674"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199E6FBF" w14:textId="77777777" w:rsidR="00F37674" w:rsidRPr="00480327" w:rsidRDefault="00F37674"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6E31BA17" w14:textId="77777777" w:rsidR="00F37674" w:rsidRPr="00480327" w:rsidRDefault="00F37674" w:rsidP="00741A26">
            <w:pPr>
              <w:widowControl w:val="0"/>
              <w:rPr>
                <w:rFonts w:ascii="Times New Roman" w:hAnsi="Times New Roman" w:cs="Times New Roman"/>
                <w:sz w:val="24"/>
                <w:szCs w:val="24"/>
              </w:rPr>
            </w:pPr>
          </w:p>
        </w:tc>
      </w:tr>
      <w:tr w:rsidR="00F37674" w:rsidRPr="00480327" w14:paraId="525DB7AA" w14:textId="77777777" w:rsidTr="00741A26">
        <w:tc>
          <w:tcPr>
            <w:tcW w:w="8778" w:type="dxa"/>
            <w:gridSpan w:val="5"/>
            <w:tcBorders>
              <w:top w:val="nil"/>
              <w:left w:val="single" w:sz="4" w:space="0" w:color="auto"/>
              <w:bottom w:val="nil"/>
              <w:right w:val="single" w:sz="4" w:space="0" w:color="auto"/>
            </w:tcBorders>
          </w:tcPr>
          <w:p w14:paraId="616A9EDF" w14:textId="77777777" w:rsidR="00F37674" w:rsidRPr="00480327" w:rsidRDefault="00F37674" w:rsidP="00F37674">
            <w:pPr>
              <w:pStyle w:val="ListParagraph"/>
              <w:widowControl w:val="0"/>
              <w:numPr>
                <w:ilvl w:val="0"/>
                <w:numId w:val="6"/>
              </w:numPr>
              <w:rPr>
                <w:rFonts w:ascii="Times New Roman" w:hAnsi="Times New Roman" w:cs="Times New Roman"/>
                <w:b/>
                <w:sz w:val="24"/>
                <w:szCs w:val="24"/>
              </w:rPr>
            </w:pPr>
            <w:r w:rsidRPr="00480327">
              <w:rPr>
                <w:rFonts w:ascii="Times New Roman" w:hAnsi="Times New Roman" w:cs="Times New Roman"/>
                <w:b/>
                <w:sz w:val="24"/>
                <w:szCs w:val="24"/>
              </w:rPr>
              <w:t>MUFA</w:t>
            </w:r>
          </w:p>
        </w:tc>
      </w:tr>
      <w:tr w:rsidR="00F37674" w:rsidRPr="00480327" w14:paraId="03E831F3" w14:textId="77777777" w:rsidTr="00741A26">
        <w:trPr>
          <w:trHeight w:val="290"/>
        </w:trPr>
        <w:tc>
          <w:tcPr>
            <w:tcW w:w="2203" w:type="dxa"/>
            <w:tcBorders>
              <w:top w:val="nil"/>
              <w:left w:val="single" w:sz="4" w:space="0" w:color="auto"/>
              <w:bottom w:val="nil"/>
              <w:right w:val="nil"/>
            </w:tcBorders>
            <w:noWrap/>
            <w:hideMark/>
          </w:tcPr>
          <w:p w14:paraId="705BC8C0" w14:textId="77777777" w:rsidR="00F37674" w:rsidRPr="00480327" w:rsidRDefault="00F37674"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0C315F58"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D237488"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343A5CC6"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3E05E9D4"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P value</w:t>
            </w:r>
          </w:p>
        </w:tc>
      </w:tr>
      <w:tr w:rsidR="00F37674" w:rsidRPr="00480327" w14:paraId="27A993DE" w14:textId="77777777" w:rsidTr="00741A26">
        <w:trPr>
          <w:trHeight w:val="290"/>
        </w:trPr>
        <w:tc>
          <w:tcPr>
            <w:tcW w:w="2203" w:type="dxa"/>
            <w:tcBorders>
              <w:top w:val="nil"/>
              <w:left w:val="single" w:sz="4" w:space="0" w:color="auto"/>
              <w:bottom w:val="nil"/>
              <w:right w:val="nil"/>
            </w:tcBorders>
            <w:noWrap/>
            <w:hideMark/>
          </w:tcPr>
          <w:p w14:paraId="7DD0F923"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54F2A6F4"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7BFBC690"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4FD800C"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0.046</w:t>
            </w:r>
          </w:p>
        </w:tc>
        <w:tc>
          <w:tcPr>
            <w:tcW w:w="1373" w:type="dxa"/>
            <w:tcBorders>
              <w:top w:val="nil"/>
              <w:left w:val="nil"/>
              <w:bottom w:val="nil"/>
              <w:right w:val="single" w:sz="4" w:space="0" w:color="auto"/>
            </w:tcBorders>
            <w:noWrap/>
            <w:vAlign w:val="bottom"/>
            <w:hideMark/>
          </w:tcPr>
          <w:p w14:paraId="0C25F80C" w14:textId="77777777" w:rsidR="00F37674" w:rsidRPr="00480327" w:rsidRDefault="00F37674" w:rsidP="00741A26">
            <w:pPr>
              <w:jc w:val="center"/>
              <w:rPr>
                <w:rFonts w:ascii="Times New Roman" w:eastAsia="Times New Roman" w:hAnsi="Times New Roman" w:cs="Times New Roman"/>
                <w:b/>
                <w:color w:val="000000"/>
                <w:sz w:val="24"/>
                <w:szCs w:val="24"/>
                <w:lang w:val="en-US"/>
              </w:rPr>
            </w:pPr>
            <w:r w:rsidRPr="00480327">
              <w:rPr>
                <w:rFonts w:ascii="Times New Roman" w:hAnsi="Times New Roman" w:cs="Times New Roman"/>
                <w:color w:val="000000"/>
                <w:sz w:val="24"/>
                <w:szCs w:val="24"/>
              </w:rPr>
              <w:t>0.832</w:t>
            </w:r>
          </w:p>
        </w:tc>
      </w:tr>
      <w:tr w:rsidR="00F37674" w:rsidRPr="00480327" w14:paraId="45A2F3F5" w14:textId="77777777" w:rsidTr="00741A26">
        <w:trPr>
          <w:trHeight w:val="290"/>
        </w:trPr>
        <w:tc>
          <w:tcPr>
            <w:tcW w:w="2203" w:type="dxa"/>
            <w:tcBorders>
              <w:top w:val="nil"/>
              <w:left w:val="single" w:sz="4" w:space="0" w:color="auto"/>
              <w:bottom w:val="nil"/>
              <w:right w:val="nil"/>
            </w:tcBorders>
            <w:noWrap/>
            <w:hideMark/>
          </w:tcPr>
          <w:p w14:paraId="2F9A654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512BD5B1"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0.002</w:t>
            </w:r>
          </w:p>
        </w:tc>
        <w:tc>
          <w:tcPr>
            <w:tcW w:w="2296" w:type="dxa"/>
            <w:tcBorders>
              <w:top w:val="nil"/>
              <w:left w:val="nil"/>
              <w:bottom w:val="nil"/>
              <w:right w:val="nil"/>
            </w:tcBorders>
            <w:noWrap/>
            <w:vAlign w:val="bottom"/>
            <w:hideMark/>
          </w:tcPr>
          <w:p w14:paraId="19B1C80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453C7DA"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1.016</w:t>
            </w:r>
          </w:p>
        </w:tc>
        <w:tc>
          <w:tcPr>
            <w:tcW w:w="1373" w:type="dxa"/>
            <w:tcBorders>
              <w:top w:val="nil"/>
              <w:left w:val="nil"/>
              <w:bottom w:val="nil"/>
              <w:right w:val="single" w:sz="4" w:space="0" w:color="auto"/>
            </w:tcBorders>
            <w:noWrap/>
            <w:vAlign w:val="bottom"/>
            <w:hideMark/>
          </w:tcPr>
          <w:p w14:paraId="2D26D41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0.322</w:t>
            </w:r>
          </w:p>
        </w:tc>
      </w:tr>
      <w:tr w:rsidR="00F37674" w:rsidRPr="00480327" w14:paraId="53207EFE" w14:textId="77777777" w:rsidTr="00741A26">
        <w:trPr>
          <w:trHeight w:val="290"/>
        </w:trPr>
        <w:tc>
          <w:tcPr>
            <w:tcW w:w="2203" w:type="dxa"/>
            <w:tcBorders>
              <w:top w:val="nil"/>
              <w:left w:val="single" w:sz="4" w:space="0" w:color="auto"/>
              <w:bottom w:val="nil"/>
              <w:right w:val="nil"/>
            </w:tcBorders>
            <w:noWrap/>
            <w:hideMark/>
          </w:tcPr>
          <w:p w14:paraId="1775DF0A" w14:textId="77777777" w:rsidR="00F37674" w:rsidRPr="00480327" w:rsidRDefault="00F37674" w:rsidP="00741A26">
            <w:pPr>
              <w:jc w:val="center"/>
              <w:rPr>
                <w:rFonts w:ascii="Times New Roman" w:eastAsia="Times New Roman" w:hAnsi="Times New Roman" w:cs="Times New Roman"/>
                <w:color w:val="000000"/>
                <w:sz w:val="24"/>
                <w:szCs w:val="24"/>
                <w:lang w:val="en-US"/>
              </w:rPr>
            </w:pPr>
            <w:proofErr w:type="spellStart"/>
            <w:proofErr w:type="gramStart"/>
            <w:r w:rsidRPr="00480327">
              <w:rPr>
                <w:rFonts w:ascii="Times New Roman" w:eastAsia="Times New Roman" w:hAnsi="Times New Roman" w:cs="Times New Roman"/>
                <w:color w:val="000000"/>
                <w:sz w:val="24"/>
                <w:szCs w:val="24"/>
                <w:lang w:val="en-US"/>
              </w:rPr>
              <w:t>STT:Tourist</w:t>
            </w:r>
            <w:proofErr w:type="spellEnd"/>
            <w:proofErr w:type="gramEnd"/>
            <w:r w:rsidRPr="00480327">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1FFA3EBA"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5E4532F8"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FC1464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0.249</w:t>
            </w:r>
          </w:p>
        </w:tc>
        <w:tc>
          <w:tcPr>
            <w:tcW w:w="1373" w:type="dxa"/>
            <w:tcBorders>
              <w:top w:val="nil"/>
              <w:left w:val="nil"/>
              <w:bottom w:val="nil"/>
              <w:right w:val="single" w:sz="4" w:space="0" w:color="auto"/>
            </w:tcBorders>
            <w:noWrap/>
            <w:vAlign w:val="bottom"/>
            <w:hideMark/>
          </w:tcPr>
          <w:p w14:paraId="54B23177"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0.622</w:t>
            </w:r>
          </w:p>
        </w:tc>
      </w:tr>
      <w:tr w:rsidR="00F37674" w:rsidRPr="00480327" w14:paraId="3C56CBC5" w14:textId="77777777" w:rsidTr="00741A26">
        <w:trPr>
          <w:trHeight w:val="290"/>
        </w:trPr>
        <w:tc>
          <w:tcPr>
            <w:tcW w:w="2203" w:type="dxa"/>
            <w:tcBorders>
              <w:top w:val="nil"/>
              <w:left w:val="single" w:sz="4" w:space="0" w:color="auto"/>
              <w:bottom w:val="single" w:sz="4" w:space="0" w:color="auto"/>
              <w:right w:val="nil"/>
            </w:tcBorders>
            <w:noWrap/>
            <w:hideMark/>
          </w:tcPr>
          <w:p w14:paraId="20B4AB2B"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4E1762BE"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0.044</w:t>
            </w:r>
          </w:p>
        </w:tc>
        <w:tc>
          <w:tcPr>
            <w:tcW w:w="2296" w:type="dxa"/>
            <w:tcBorders>
              <w:top w:val="nil"/>
              <w:left w:val="nil"/>
              <w:bottom w:val="single" w:sz="4" w:space="0" w:color="auto"/>
              <w:right w:val="nil"/>
            </w:tcBorders>
            <w:noWrap/>
            <w:vAlign w:val="bottom"/>
            <w:hideMark/>
          </w:tcPr>
          <w:p w14:paraId="7233EFDB"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29</w:t>
            </w:r>
          </w:p>
        </w:tc>
        <w:tc>
          <w:tcPr>
            <w:tcW w:w="1050" w:type="dxa"/>
            <w:tcBorders>
              <w:top w:val="nil"/>
              <w:left w:val="nil"/>
              <w:bottom w:val="single" w:sz="4" w:space="0" w:color="auto"/>
              <w:right w:val="nil"/>
            </w:tcBorders>
            <w:noWrap/>
            <w:vAlign w:val="bottom"/>
            <w:hideMark/>
          </w:tcPr>
          <w:p w14:paraId="4D85A6C9" w14:textId="77777777" w:rsidR="00F37674" w:rsidRPr="00480327" w:rsidRDefault="00F37674"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1B5C3B2C" w14:textId="77777777" w:rsidR="00F37674" w:rsidRPr="00480327" w:rsidRDefault="00F37674" w:rsidP="00741A26">
            <w:pPr>
              <w:jc w:val="center"/>
              <w:rPr>
                <w:rFonts w:ascii="Times New Roman" w:eastAsia="Times New Roman" w:hAnsi="Times New Roman" w:cs="Times New Roman"/>
                <w:color w:val="000000"/>
                <w:sz w:val="24"/>
                <w:szCs w:val="24"/>
                <w:lang w:val="en-US"/>
              </w:rPr>
            </w:pPr>
          </w:p>
        </w:tc>
      </w:tr>
    </w:tbl>
    <w:p w14:paraId="437697A5" w14:textId="015ACD40" w:rsidR="00F37674" w:rsidRDefault="00F37674">
      <w:pPr>
        <w:rPr>
          <w:rFonts w:ascii="Times New Roman" w:eastAsia="Times New Roman" w:hAnsi="Times New Roman" w:cs="Times New Roman"/>
          <w:sz w:val="24"/>
          <w:szCs w:val="24"/>
        </w:rPr>
      </w:pPr>
    </w:p>
    <w:sectPr w:rsidR="00F37674" w:rsidSect="007456F2">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ampton, Stephanie" w:date="2021-08-12T19:17:00Z" w:initials="HS">
    <w:p w14:paraId="5B3B0C81" w14:textId="4485AF60" w:rsidR="00190885" w:rsidRDefault="00190885">
      <w:pPr>
        <w:pStyle w:val="CommentText"/>
      </w:pPr>
      <w:r>
        <w:rPr>
          <w:rStyle w:val="CommentReference"/>
        </w:rPr>
        <w:annotationRef/>
      </w:r>
      <w:r>
        <w:t>“</w:t>
      </w:r>
      <w:proofErr w:type="gramStart"/>
      <w:r>
        <w:t>tend”…</w:t>
      </w:r>
      <w:proofErr w:type="gramEnd"/>
      <w:r>
        <w:t xml:space="preserve"> “tend”</w:t>
      </w:r>
    </w:p>
  </w:comment>
  <w:comment w:id="1" w:author="Meyer, Michael Frederick" w:date="2021-08-11T15:13:00Z" w:initials="MMF">
    <w:p w14:paraId="207F2300" w14:textId="136C096C" w:rsidR="00190885" w:rsidRDefault="00190885">
      <w:pPr>
        <w:pStyle w:val="CommentText"/>
      </w:pPr>
      <w:r>
        <w:rPr>
          <w:rStyle w:val="CommentReference"/>
        </w:rPr>
        <w:annotationRef/>
      </w:r>
      <w:r>
        <w:t xml:space="preserve">Highlighted portion of the text got some major revisions for clarity. </w:t>
      </w:r>
    </w:p>
  </w:comment>
  <w:comment w:id="17" w:author="Meyer, Michael Frederick" w:date="2021-08-12T11:54:00Z" w:initials="MMF">
    <w:p w14:paraId="5CFDDD67" w14:textId="4675F283" w:rsidR="00190885" w:rsidRDefault="00190885">
      <w:pPr>
        <w:pStyle w:val="CommentText"/>
      </w:pPr>
      <w:r>
        <w:rPr>
          <w:rStyle w:val="CommentReference"/>
        </w:rPr>
        <w:annotationRef/>
      </w:r>
      <w:r>
        <w:t>This feels like a transition that breaks with the flow, but I can’t really think of a better transition at the moment…</w:t>
      </w:r>
    </w:p>
  </w:comment>
  <w:comment w:id="18" w:author="Hampton, Stephanie" w:date="2021-08-12T19:38:00Z" w:initials="HS">
    <w:p w14:paraId="338349F9" w14:textId="4E8FCDFB" w:rsidR="00190885" w:rsidRDefault="00190885">
      <w:pPr>
        <w:pStyle w:val="CommentText"/>
      </w:pPr>
      <w:r>
        <w:rPr>
          <w:rStyle w:val="CommentReference"/>
        </w:rPr>
        <w:annotationRef/>
      </w:r>
      <w:r>
        <w:t>I tried some edits… I’m beginning to wonder if this text is an unnecessary digression that we are working on because the topic interests us but we may end up deleting</w:t>
      </w:r>
    </w:p>
  </w:comment>
  <w:comment w:id="19" w:author="Meyer, Michael Frederick" w:date="2021-08-13T12:55:00Z" w:initials="MMF">
    <w:p w14:paraId="008A2BB0" w14:textId="355EFE49" w:rsidR="00190885" w:rsidRDefault="00190885">
      <w:pPr>
        <w:pStyle w:val="CommentText"/>
      </w:pPr>
      <w:r>
        <w:rPr>
          <w:rStyle w:val="CommentReference"/>
        </w:rPr>
        <w:annotationRef/>
      </w:r>
      <w:r>
        <w:t xml:space="preserve">I started getting that same feeling re-reading this. I *think* removing the diatom sentences make the most sense. </w:t>
      </w:r>
    </w:p>
  </w:comment>
  <w:comment w:id="20" w:author="Hampton, Stephanie" w:date="2021-08-12T19:41:00Z" w:initials="HS">
    <w:p w14:paraId="34D4FBBE" w14:textId="022AE052" w:rsidR="00190885" w:rsidRDefault="00190885">
      <w:pPr>
        <w:pStyle w:val="CommentText"/>
      </w:pPr>
      <w:r>
        <w:rPr>
          <w:rStyle w:val="CommentReference"/>
        </w:rPr>
        <w:annotationRef/>
      </w:r>
      <w:r>
        <w:t>A little awkward but I see what you are saying here</w:t>
      </w:r>
    </w:p>
  </w:comment>
  <w:comment w:id="2" w:author="Hampton, Stephanie" w:date="2021-08-09T11:34:00Z" w:initials="HS">
    <w:p w14:paraId="567251B3" w14:textId="22394B87" w:rsidR="00190885" w:rsidRDefault="00190885">
      <w:pPr>
        <w:pStyle w:val="CommentText"/>
      </w:pPr>
      <w:r>
        <w:rPr>
          <w:rStyle w:val="CommentReference"/>
        </w:rPr>
        <w:annotationRef/>
      </w:r>
      <w:r>
        <w:t>This is still a little complex where your reader may get lost but if they take it slow I think it is understandable. Maybe spend a little time thinking about whether you can clarify. If not, go ahead and move on – sometimes if it’s not clear to the writer how to fix something complicated, the text can get tortured and it’s better to walk away and let fresh eyes see it</w:t>
      </w:r>
    </w:p>
  </w:comment>
  <w:comment w:id="3" w:author="Meyer, Michael Frederick" w:date="2021-08-11T14:53:00Z" w:initials="MMF">
    <w:p w14:paraId="2780B0D2" w14:textId="101136A2" w:rsidR="00190885" w:rsidRDefault="00190885">
      <w:pPr>
        <w:pStyle w:val="CommentText"/>
      </w:pPr>
      <w:r>
        <w:rPr>
          <w:rStyle w:val="CommentReference"/>
        </w:rPr>
        <w:annotationRef/>
      </w:r>
      <w:r>
        <w:t xml:space="preserve">I edited this portion pretty heavily. I think </w:t>
      </w:r>
      <w:proofErr w:type="gramStart"/>
      <w:r>
        <w:t>it’s</w:t>
      </w:r>
      <w:proofErr w:type="gramEnd"/>
      <w:r>
        <w:t xml:space="preserve"> less confusion, but there’s one transition that I can’t seem to smooth over…</w:t>
      </w:r>
    </w:p>
  </w:comment>
  <w:comment w:id="24" w:author="Hampton, Stephanie" w:date="2021-08-12T20:08:00Z" w:initials="HS">
    <w:p w14:paraId="6170A195" w14:textId="3BEEDF53" w:rsidR="00190885" w:rsidRDefault="00190885">
      <w:pPr>
        <w:pStyle w:val="CommentText"/>
      </w:pPr>
      <w:r>
        <w:rPr>
          <w:rStyle w:val="CommentReference"/>
        </w:rPr>
        <w:annotationRef/>
      </w:r>
      <w:r>
        <w:t>I’m still not seeing you report the values for the nonsignificant interaction terms in these models or even mentioning the interaction terms? The interaction actually captures your limnological questions so ignoring it is weird – maybe we should chat about what these interactions would be capturing and why they drive decisions about breaking the data into two data sets as you still are doing here</w:t>
      </w:r>
    </w:p>
  </w:comment>
  <w:comment w:id="25" w:author="Meyer, Michael Frederick" w:date="2021-08-13T13:19:00Z" w:initials="MMF">
    <w:p w14:paraId="724765D8" w14:textId="5DB76C0D" w:rsidR="00190885" w:rsidRDefault="00190885">
      <w:pPr>
        <w:pStyle w:val="CommentText"/>
      </w:pPr>
      <w:r>
        <w:rPr>
          <w:rStyle w:val="CommentReference"/>
        </w:rPr>
        <w:annotationRef/>
      </w:r>
      <w:r>
        <w:t>Added this text. I think this helps bolster the case for using sewage-specific indicators over things that we would be expecting to be in the sewage…and likely cause the periphyton responses we’d be seeing…</w:t>
      </w:r>
    </w:p>
  </w:comment>
  <w:comment w:id="27" w:author="Meyer, Michael Frederick" w:date="2021-08-13T13:58:00Z" w:initials="MMF">
    <w:p w14:paraId="2CEAE994" w14:textId="0C4B8E09" w:rsidR="00190885" w:rsidRDefault="00190885">
      <w:pPr>
        <w:pStyle w:val="CommentText"/>
      </w:pPr>
      <w:r>
        <w:rPr>
          <w:rStyle w:val="CommentReference"/>
        </w:rPr>
        <w:annotationRef/>
      </w:r>
      <w:r>
        <w:t xml:space="preserve">Just to be clear. We can say this because there are only two treatment levels. </w:t>
      </w:r>
    </w:p>
  </w:comment>
  <w:comment w:id="28" w:author="Meyer, Michael Frederick" w:date="2021-08-13T14:07:00Z" w:initials="MMF">
    <w:p w14:paraId="0E9DB081" w14:textId="40F0B8CC" w:rsidR="00190885" w:rsidRDefault="00190885">
      <w:pPr>
        <w:pStyle w:val="CommentText"/>
      </w:pPr>
      <w:r>
        <w:rPr>
          <w:rStyle w:val="CommentReference"/>
        </w:rPr>
        <w:annotationRef/>
      </w:r>
      <w:r>
        <w:t>Again, only two treatment levels, so we can say this.</w:t>
      </w:r>
    </w:p>
  </w:comment>
  <w:comment w:id="29" w:author="Meyer, Michael Frederick" w:date="2021-08-13T14:33:00Z" w:initials="MMF">
    <w:p w14:paraId="0300904C" w14:textId="426979EA" w:rsidR="00D140A7" w:rsidRDefault="00D140A7">
      <w:pPr>
        <w:pStyle w:val="CommentText"/>
      </w:pPr>
      <w:r>
        <w:rPr>
          <w:rStyle w:val="CommentReference"/>
        </w:rPr>
        <w:annotationRef/>
      </w:r>
      <w:r>
        <w:t>Two treatment levels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3B0C81" w15:done="0"/>
  <w15:commentEx w15:paraId="207F2300" w15:done="0"/>
  <w15:commentEx w15:paraId="5CFDDD67" w15:done="0"/>
  <w15:commentEx w15:paraId="338349F9" w15:paraIdParent="5CFDDD67" w15:done="0"/>
  <w15:commentEx w15:paraId="008A2BB0" w15:paraIdParent="5CFDDD67" w15:done="0"/>
  <w15:commentEx w15:paraId="34D4FBBE" w15:done="0"/>
  <w15:commentEx w15:paraId="567251B3" w15:done="0"/>
  <w15:commentEx w15:paraId="2780B0D2" w15:paraIdParent="567251B3" w15:done="0"/>
  <w15:commentEx w15:paraId="6170A195" w15:done="0"/>
  <w15:commentEx w15:paraId="724765D8" w15:done="0"/>
  <w15:commentEx w15:paraId="2CEAE994" w15:done="0"/>
  <w15:commentEx w15:paraId="0E9DB081" w15:done="0"/>
  <w15:commentEx w15:paraId="030090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3B0C81" w16cid:durableId="24BFF262"/>
  <w16cid:commentId w16cid:paraId="207F2300" w16cid:durableId="24BE67AD"/>
  <w16cid:commentId w16cid:paraId="5CFDDD67" w16cid:durableId="24BF8A91"/>
  <w16cid:commentId w16cid:paraId="338349F9" w16cid:durableId="24BFF74F"/>
  <w16cid:commentId w16cid:paraId="008A2BB0" w16cid:durableId="24C0EA3A"/>
  <w16cid:commentId w16cid:paraId="34D4FBBE" w16cid:durableId="24BFF7F8"/>
  <w16cid:commentId w16cid:paraId="567251B3" w16cid:durableId="24BB9159"/>
  <w16cid:commentId w16cid:paraId="2780B0D2" w16cid:durableId="24BE62FB"/>
  <w16cid:commentId w16cid:paraId="6170A195" w16cid:durableId="24BFFE30"/>
  <w16cid:commentId w16cid:paraId="724765D8" w16cid:durableId="24C0EFFD"/>
  <w16cid:commentId w16cid:paraId="2CEAE994" w16cid:durableId="24C0F916"/>
  <w16cid:commentId w16cid:paraId="0E9DB081" w16cid:durableId="24C0FB11"/>
  <w16cid:commentId w16cid:paraId="0300904C" w16cid:durableId="24C1014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F412B"/>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63123"/>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9358A"/>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C63FF"/>
    <w:multiLevelType w:val="hybridMultilevel"/>
    <w:tmpl w:val="7ECA9356"/>
    <w:lvl w:ilvl="0" w:tplc="74229C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01ADF"/>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185590"/>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9D5464"/>
    <w:multiLevelType w:val="multilevel"/>
    <w:tmpl w:val="7570D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3"/>
  </w:num>
  <w:num w:numId="3">
    <w:abstractNumId w:val="1"/>
  </w:num>
  <w:num w:numId="4">
    <w:abstractNumId w:val="0"/>
  </w:num>
  <w:num w:numId="5">
    <w:abstractNumId w:val="2"/>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mpton, Stephanie">
    <w15:presenceInfo w15:providerId="AD" w15:userId="S::s.hampton@wsu.edu::4189bf97-0a1c-4637-8e59-5edadedce321"/>
  </w15:person>
  <w15:person w15:author="Meyer, Michael Frederick">
    <w15:presenceInfo w15:providerId="AD" w15:userId="S-1-5-21-861567501-115176313-682003330-38604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54D"/>
    <w:rsid w:val="00000847"/>
    <w:rsid w:val="00014874"/>
    <w:rsid w:val="00014D40"/>
    <w:rsid w:val="000272DC"/>
    <w:rsid w:val="000314A7"/>
    <w:rsid w:val="00033CFB"/>
    <w:rsid w:val="0004507F"/>
    <w:rsid w:val="000470FC"/>
    <w:rsid w:val="000567EF"/>
    <w:rsid w:val="00070A83"/>
    <w:rsid w:val="000718AF"/>
    <w:rsid w:val="00071DF4"/>
    <w:rsid w:val="00077E44"/>
    <w:rsid w:val="00087E84"/>
    <w:rsid w:val="0009123B"/>
    <w:rsid w:val="000A6443"/>
    <w:rsid w:val="000A64CF"/>
    <w:rsid w:val="000A78AB"/>
    <w:rsid w:val="000C270C"/>
    <w:rsid w:val="000C4E79"/>
    <w:rsid w:val="000C7098"/>
    <w:rsid w:val="000D160E"/>
    <w:rsid w:val="000D3E9E"/>
    <w:rsid w:val="000D4B60"/>
    <w:rsid w:val="000D7950"/>
    <w:rsid w:val="000E728F"/>
    <w:rsid w:val="000F45FC"/>
    <w:rsid w:val="00110269"/>
    <w:rsid w:val="00121E07"/>
    <w:rsid w:val="00121EA9"/>
    <w:rsid w:val="001270CE"/>
    <w:rsid w:val="001461B4"/>
    <w:rsid w:val="00150925"/>
    <w:rsid w:val="00163B24"/>
    <w:rsid w:val="001667A9"/>
    <w:rsid w:val="001830A0"/>
    <w:rsid w:val="00184C7E"/>
    <w:rsid w:val="00185286"/>
    <w:rsid w:val="001875E6"/>
    <w:rsid w:val="00190885"/>
    <w:rsid w:val="0019162C"/>
    <w:rsid w:val="001C1EC6"/>
    <w:rsid w:val="001F38E1"/>
    <w:rsid w:val="001F3BD9"/>
    <w:rsid w:val="001F64FC"/>
    <w:rsid w:val="001F6777"/>
    <w:rsid w:val="001F73CF"/>
    <w:rsid w:val="00202669"/>
    <w:rsid w:val="00203C56"/>
    <w:rsid w:val="0020725E"/>
    <w:rsid w:val="00211D59"/>
    <w:rsid w:val="00213C46"/>
    <w:rsid w:val="00227E5F"/>
    <w:rsid w:val="00230C97"/>
    <w:rsid w:val="00234EEB"/>
    <w:rsid w:val="002377DB"/>
    <w:rsid w:val="0024395C"/>
    <w:rsid w:val="00246B56"/>
    <w:rsid w:val="00247CC6"/>
    <w:rsid w:val="00255E9D"/>
    <w:rsid w:val="00263337"/>
    <w:rsid w:val="002661EE"/>
    <w:rsid w:val="0027083B"/>
    <w:rsid w:val="00274435"/>
    <w:rsid w:val="00276602"/>
    <w:rsid w:val="0028721C"/>
    <w:rsid w:val="00293125"/>
    <w:rsid w:val="002964CE"/>
    <w:rsid w:val="00296A3B"/>
    <w:rsid w:val="002B4E32"/>
    <w:rsid w:val="002E0334"/>
    <w:rsid w:val="002E0DA1"/>
    <w:rsid w:val="002E4F0A"/>
    <w:rsid w:val="002E58E4"/>
    <w:rsid w:val="002F7217"/>
    <w:rsid w:val="003051F1"/>
    <w:rsid w:val="00306C8D"/>
    <w:rsid w:val="0031372D"/>
    <w:rsid w:val="003232C5"/>
    <w:rsid w:val="00327316"/>
    <w:rsid w:val="0034143E"/>
    <w:rsid w:val="003447E5"/>
    <w:rsid w:val="00354F16"/>
    <w:rsid w:val="003604C6"/>
    <w:rsid w:val="00370DF5"/>
    <w:rsid w:val="0037469E"/>
    <w:rsid w:val="0037784A"/>
    <w:rsid w:val="00384447"/>
    <w:rsid w:val="00385E33"/>
    <w:rsid w:val="003943E2"/>
    <w:rsid w:val="003B1E7C"/>
    <w:rsid w:val="003B5639"/>
    <w:rsid w:val="003D5FAC"/>
    <w:rsid w:val="003D69C3"/>
    <w:rsid w:val="003E389B"/>
    <w:rsid w:val="003E544F"/>
    <w:rsid w:val="004000FA"/>
    <w:rsid w:val="00403324"/>
    <w:rsid w:val="004049E6"/>
    <w:rsid w:val="00410460"/>
    <w:rsid w:val="00410DA6"/>
    <w:rsid w:val="00455A77"/>
    <w:rsid w:val="00465172"/>
    <w:rsid w:val="00470A84"/>
    <w:rsid w:val="00480327"/>
    <w:rsid w:val="00483694"/>
    <w:rsid w:val="00495CE5"/>
    <w:rsid w:val="004A7ABC"/>
    <w:rsid w:val="004B226E"/>
    <w:rsid w:val="004C4786"/>
    <w:rsid w:val="004C6108"/>
    <w:rsid w:val="004C7F1E"/>
    <w:rsid w:val="004D1B55"/>
    <w:rsid w:val="004D36A9"/>
    <w:rsid w:val="004D6200"/>
    <w:rsid w:val="004D6578"/>
    <w:rsid w:val="004E5A9D"/>
    <w:rsid w:val="004F2A3C"/>
    <w:rsid w:val="004F75BC"/>
    <w:rsid w:val="005110FC"/>
    <w:rsid w:val="00511637"/>
    <w:rsid w:val="00514503"/>
    <w:rsid w:val="005170E9"/>
    <w:rsid w:val="0052162D"/>
    <w:rsid w:val="00530218"/>
    <w:rsid w:val="00533D85"/>
    <w:rsid w:val="00534C17"/>
    <w:rsid w:val="005417C1"/>
    <w:rsid w:val="00550036"/>
    <w:rsid w:val="005505A4"/>
    <w:rsid w:val="00552C37"/>
    <w:rsid w:val="005744A3"/>
    <w:rsid w:val="00580D15"/>
    <w:rsid w:val="00586DCB"/>
    <w:rsid w:val="005923F5"/>
    <w:rsid w:val="00594935"/>
    <w:rsid w:val="00595290"/>
    <w:rsid w:val="005B54D7"/>
    <w:rsid w:val="005B58A7"/>
    <w:rsid w:val="005F34A3"/>
    <w:rsid w:val="00603724"/>
    <w:rsid w:val="006044F7"/>
    <w:rsid w:val="00613467"/>
    <w:rsid w:val="006138B6"/>
    <w:rsid w:val="006178B4"/>
    <w:rsid w:val="00617E02"/>
    <w:rsid w:val="00633C97"/>
    <w:rsid w:val="00636611"/>
    <w:rsid w:val="0064204C"/>
    <w:rsid w:val="006439BA"/>
    <w:rsid w:val="00644F13"/>
    <w:rsid w:val="00651172"/>
    <w:rsid w:val="00656F85"/>
    <w:rsid w:val="00657D84"/>
    <w:rsid w:val="006627BB"/>
    <w:rsid w:val="00662F0A"/>
    <w:rsid w:val="0066344E"/>
    <w:rsid w:val="0067224E"/>
    <w:rsid w:val="00683CF7"/>
    <w:rsid w:val="00684786"/>
    <w:rsid w:val="006847F0"/>
    <w:rsid w:val="00686B69"/>
    <w:rsid w:val="006A7CD3"/>
    <w:rsid w:val="006B1372"/>
    <w:rsid w:val="006C4C61"/>
    <w:rsid w:val="006E1868"/>
    <w:rsid w:val="006F705A"/>
    <w:rsid w:val="00714DD3"/>
    <w:rsid w:val="0072131F"/>
    <w:rsid w:val="007311D6"/>
    <w:rsid w:val="00741A26"/>
    <w:rsid w:val="007456F2"/>
    <w:rsid w:val="007472E6"/>
    <w:rsid w:val="00747BC7"/>
    <w:rsid w:val="00751204"/>
    <w:rsid w:val="00751C70"/>
    <w:rsid w:val="007543DD"/>
    <w:rsid w:val="00757BA8"/>
    <w:rsid w:val="0076311F"/>
    <w:rsid w:val="00771108"/>
    <w:rsid w:val="0077470A"/>
    <w:rsid w:val="00776F6D"/>
    <w:rsid w:val="00791CEB"/>
    <w:rsid w:val="00793072"/>
    <w:rsid w:val="007969ED"/>
    <w:rsid w:val="007A5B81"/>
    <w:rsid w:val="007C6A87"/>
    <w:rsid w:val="007C7861"/>
    <w:rsid w:val="007C7C33"/>
    <w:rsid w:val="007E6DA6"/>
    <w:rsid w:val="00827A5C"/>
    <w:rsid w:val="00830BB7"/>
    <w:rsid w:val="00830C3E"/>
    <w:rsid w:val="0085040C"/>
    <w:rsid w:val="008531EC"/>
    <w:rsid w:val="008664FC"/>
    <w:rsid w:val="00880FEE"/>
    <w:rsid w:val="008905AD"/>
    <w:rsid w:val="00890871"/>
    <w:rsid w:val="00890D4D"/>
    <w:rsid w:val="0089511F"/>
    <w:rsid w:val="008A3A9A"/>
    <w:rsid w:val="008B034B"/>
    <w:rsid w:val="008B1475"/>
    <w:rsid w:val="008C51A8"/>
    <w:rsid w:val="008C593F"/>
    <w:rsid w:val="008D4804"/>
    <w:rsid w:val="008D6289"/>
    <w:rsid w:val="008D7FDD"/>
    <w:rsid w:val="008E2162"/>
    <w:rsid w:val="008F571E"/>
    <w:rsid w:val="008F66AB"/>
    <w:rsid w:val="0090121B"/>
    <w:rsid w:val="00902EC7"/>
    <w:rsid w:val="00906FEE"/>
    <w:rsid w:val="009108D1"/>
    <w:rsid w:val="009301F5"/>
    <w:rsid w:val="0094229B"/>
    <w:rsid w:val="00942887"/>
    <w:rsid w:val="00973045"/>
    <w:rsid w:val="00974EA7"/>
    <w:rsid w:val="00976B05"/>
    <w:rsid w:val="009770CF"/>
    <w:rsid w:val="009838E2"/>
    <w:rsid w:val="00994F87"/>
    <w:rsid w:val="0099565C"/>
    <w:rsid w:val="009A3EFF"/>
    <w:rsid w:val="009A42D7"/>
    <w:rsid w:val="009B566F"/>
    <w:rsid w:val="009B591F"/>
    <w:rsid w:val="009C17F5"/>
    <w:rsid w:val="009D581A"/>
    <w:rsid w:val="009D7141"/>
    <w:rsid w:val="009E1BD0"/>
    <w:rsid w:val="00A0641C"/>
    <w:rsid w:val="00A07BC4"/>
    <w:rsid w:val="00A1018B"/>
    <w:rsid w:val="00A118EB"/>
    <w:rsid w:val="00A12C0B"/>
    <w:rsid w:val="00A171A8"/>
    <w:rsid w:val="00A25614"/>
    <w:rsid w:val="00A3074B"/>
    <w:rsid w:val="00A36C8B"/>
    <w:rsid w:val="00A71B35"/>
    <w:rsid w:val="00A73BF6"/>
    <w:rsid w:val="00A7754D"/>
    <w:rsid w:val="00A96DC8"/>
    <w:rsid w:val="00AA7E61"/>
    <w:rsid w:val="00AB00EA"/>
    <w:rsid w:val="00AB0552"/>
    <w:rsid w:val="00AC11D7"/>
    <w:rsid w:val="00AC2758"/>
    <w:rsid w:val="00AD62C2"/>
    <w:rsid w:val="00AE1EAA"/>
    <w:rsid w:val="00AE6C0E"/>
    <w:rsid w:val="00B00D58"/>
    <w:rsid w:val="00B20EC9"/>
    <w:rsid w:val="00B2339D"/>
    <w:rsid w:val="00B254B2"/>
    <w:rsid w:val="00B32A54"/>
    <w:rsid w:val="00B65F69"/>
    <w:rsid w:val="00B75E17"/>
    <w:rsid w:val="00B87DB8"/>
    <w:rsid w:val="00BB4AC6"/>
    <w:rsid w:val="00BC4630"/>
    <w:rsid w:val="00BC5732"/>
    <w:rsid w:val="00BE046B"/>
    <w:rsid w:val="00BF2596"/>
    <w:rsid w:val="00BF5076"/>
    <w:rsid w:val="00C4279C"/>
    <w:rsid w:val="00C45E4D"/>
    <w:rsid w:val="00C711C4"/>
    <w:rsid w:val="00C73FAF"/>
    <w:rsid w:val="00C741C4"/>
    <w:rsid w:val="00CA7732"/>
    <w:rsid w:val="00CB2EEF"/>
    <w:rsid w:val="00CB75AE"/>
    <w:rsid w:val="00CC3CF3"/>
    <w:rsid w:val="00CD5F7B"/>
    <w:rsid w:val="00CE161E"/>
    <w:rsid w:val="00CF0E3D"/>
    <w:rsid w:val="00D1100F"/>
    <w:rsid w:val="00D140A7"/>
    <w:rsid w:val="00D21311"/>
    <w:rsid w:val="00D22D1E"/>
    <w:rsid w:val="00D329E0"/>
    <w:rsid w:val="00D33F0C"/>
    <w:rsid w:val="00D51B96"/>
    <w:rsid w:val="00D537D7"/>
    <w:rsid w:val="00D5749E"/>
    <w:rsid w:val="00D62F69"/>
    <w:rsid w:val="00D64859"/>
    <w:rsid w:val="00D67C74"/>
    <w:rsid w:val="00D7376E"/>
    <w:rsid w:val="00D74D78"/>
    <w:rsid w:val="00D87C21"/>
    <w:rsid w:val="00D94BD1"/>
    <w:rsid w:val="00DA6B50"/>
    <w:rsid w:val="00DB09A0"/>
    <w:rsid w:val="00DB32AC"/>
    <w:rsid w:val="00DC0C6C"/>
    <w:rsid w:val="00DC7F71"/>
    <w:rsid w:val="00DD1D0D"/>
    <w:rsid w:val="00E02F32"/>
    <w:rsid w:val="00E07439"/>
    <w:rsid w:val="00E13D27"/>
    <w:rsid w:val="00E224A0"/>
    <w:rsid w:val="00E260EA"/>
    <w:rsid w:val="00E32AB2"/>
    <w:rsid w:val="00E57FA9"/>
    <w:rsid w:val="00E61A96"/>
    <w:rsid w:val="00E627DF"/>
    <w:rsid w:val="00E655D6"/>
    <w:rsid w:val="00E66705"/>
    <w:rsid w:val="00E70EB6"/>
    <w:rsid w:val="00E723B2"/>
    <w:rsid w:val="00E86A26"/>
    <w:rsid w:val="00E911D6"/>
    <w:rsid w:val="00E91A91"/>
    <w:rsid w:val="00E92C6C"/>
    <w:rsid w:val="00EC46A1"/>
    <w:rsid w:val="00ED18D4"/>
    <w:rsid w:val="00ED7B11"/>
    <w:rsid w:val="00EE347E"/>
    <w:rsid w:val="00EE3EDC"/>
    <w:rsid w:val="00EE47E0"/>
    <w:rsid w:val="00F03C87"/>
    <w:rsid w:val="00F05710"/>
    <w:rsid w:val="00F109E5"/>
    <w:rsid w:val="00F131A0"/>
    <w:rsid w:val="00F16794"/>
    <w:rsid w:val="00F2161A"/>
    <w:rsid w:val="00F32389"/>
    <w:rsid w:val="00F3394A"/>
    <w:rsid w:val="00F36532"/>
    <w:rsid w:val="00F37674"/>
    <w:rsid w:val="00F56A90"/>
    <w:rsid w:val="00F80878"/>
    <w:rsid w:val="00F80FE8"/>
    <w:rsid w:val="00F81F2A"/>
    <w:rsid w:val="00F82A8F"/>
    <w:rsid w:val="00F90CCE"/>
    <w:rsid w:val="00FA3EF4"/>
    <w:rsid w:val="00FA743B"/>
    <w:rsid w:val="00FB3A2C"/>
    <w:rsid w:val="00FB60AF"/>
    <w:rsid w:val="00FC4056"/>
    <w:rsid w:val="00FD24F7"/>
    <w:rsid w:val="00FD367D"/>
    <w:rsid w:val="00FD7D0B"/>
    <w:rsid w:val="00FE1080"/>
    <w:rsid w:val="00FE1FA6"/>
    <w:rsid w:val="00FF067E"/>
    <w:rsid w:val="00FF1BC3"/>
    <w:rsid w:val="00FF7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7381"/>
  <w15:docId w15:val="{2D1AA0FD-B065-4221-BA6D-8C4B3F472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032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969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69ED"/>
    <w:rPr>
      <w:rFonts w:ascii="Segoe UI" w:hAnsi="Segoe UI" w:cs="Segoe UI"/>
      <w:sz w:val="18"/>
      <w:szCs w:val="18"/>
    </w:rPr>
  </w:style>
  <w:style w:type="paragraph" w:styleId="Bibliography">
    <w:name w:val="Bibliography"/>
    <w:basedOn w:val="Normal"/>
    <w:next w:val="Normal"/>
    <w:uiPriority w:val="37"/>
    <w:unhideWhenUsed/>
    <w:rsid w:val="003B1E7C"/>
    <w:pPr>
      <w:spacing w:line="480" w:lineRule="auto"/>
      <w:ind w:left="720" w:hanging="720"/>
    </w:pPr>
  </w:style>
  <w:style w:type="paragraph" w:styleId="CommentSubject">
    <w:name w:val="annotation subject"/>
    <w:basedOn w:val="CommentText"/>
    <w:next w:val="CommentText"/>
    <w:link w:val="CommentSubjectChar"/>
    <w:uiPriority w:val="99"/>
    <w:semiHidden/>
    <w:unhideWhenUsed/>
    <w:rsid w:val="004000FA"/>
    <w:rPr>
      <w:b/>
      <w:bCs/>
    </w:rPr>
  </w:style>
  <w:style w:type="character" w:customStyle="1" w:styleId="CommentSubjectChar">
    <w:name w:val="Comment Subject Char"/>
    <w:basedOn w:val="CommentTextChar"/>
    <w:link w:val="CommentSubject"/>
    <w:uiPriority w:val="99"/>
    <w:semiHidden/>
    <w:rsid w:val="004000FA"/>
    <w:rPr>
      <w:b/>
      <w:bCs/>
      <w:sz w:val="20"/>
      <w:szCs w:val="20"/>
    </w:rPr>
  </w:style>
  <w:style w:type="paragraph" w:styleId="Revision">
    <w:name w:val="Revision"/>
    <w:hidden/>
    <w:uiPriority w:val="99"/>
    <w:semiHidden/>
    <w:rsid w:val="002964CE"/>
    <w:pPr>
      <w:spacing w:line="240" w:lineRule="auto"/>
    </w:pPr>
  </w:style>
  <w:style w:type="character" w:styleId="Hyperlink">
    <w:name w:val="Hyperlink"/>
    <w:basedOn w:val="DefaultParagraphFont"/>
    <w:uiPriority w:val="99"/>
    <w:unhideWhenUsed/>
    <w:rsid w:val="006E1868"/>
    <w:rPr>
      <w:color w:val="0000FF" w:themeColor="hyperlink"/>
      <w:u w:val="single"/>
    </w:rPr>
  </w:style>
  <w:style w:type="character" w:styleId="UnresolvedMention">
    <w:name w:val="Unresolved Mention"/>
    <w:basedOn w:val="DefaultParagraphFont"/>
    <w:uiPriority w:val="99"/>
    <w:semiHidden/>
    <w:unhideWhenUsed/>
    <w:rsid w:val="006E1868"/>
    <w:rPr>
      <w:color w:val="605E5C"/>
      <w:shd w:val="clear" w:color="auto" w:fill="E1DFDD"/>
    </w:rPr>
  </w:style>
  <w:style w:type="character" w:styleId="FollowedHyperlink">
    <w:name w:val="FollowedHyperlink"/>
    <w:basedOn w:val="DefaultParagraphFont"/>
    <w:uiPriority w:val="99"/>
    <w:semiHidden/>
    <w:unhideWhenUsed/>
    <w:rsid w:val="00FE1FA6"/>
    <w:rPr>
      <w:color w:val="800080" w:themeColor="followedHyperlink"/>
      <w:u w:val="single"/>
    </w:rPr>
  </w:style>
  <w:style w:type="character" w:styleId="LineNumber">
    <w:name w:val="line number"/>
    <w:basedOn w:val="DefaultParagraphFont"/>
    <w:uiPriority w:val="99"/>
    <w:semiHidden/>
    <w:unhideWhenUsed/>
    <w:rsid w:val="00163B24"/>
  </w:style>
  <w:style w:type="table" w:styleId="TableGrid">
    <w:name w:val="Table Grid"/>
    <w:basedOn w:val="TableNormal"/>
    <w:uiPriority w:val="39"/>
    <w:rsid w:val="005145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5E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59240">
      <w:bodyDiv w:val="1"/>
      <w:marLeft w:val="0"/>
      <w:marRight w:val="0"/>
      <w:marTop w:val="0"/>
      <w:marBottom w:val="0"/>
      <w:divBdr>
        <w:top w:val="none" w:sz="0" w:space="0" w:color="auto"/>
        <w:left w:val="none" w:sz="0" w:space="0" w:color="auto"/>
        <w:bottom w:val="none" w:sz="0" w:space="0" w:color="auto"/>
        <w:right w:val="none" w:sz="0" w:space="0" w:color="auto"/>
      </w:divBdr>
    </w:div>
    <w:div w:id="494224813">
      <w:bodyDiv w:val="1"/>
      <w:marLeft w:val="0"/>
      <w:marRight w:val="0"/>
      <w:marTop w:val="0"/>
      <w:marBottom w:val="0"/>
      <w:divBdr>
        <w:top w:val="none" w:sz="0" w:space="0" w:color="auto"/>
        <w:left w:val="none" w:sz="0" w:space="0" w:color="auto"/>
        <w:bottom w:val="none" w:sz="0" w:space="0" w:color="auto"/>
        <w:right w:val="none" w:sz="0" w:space="0" w:color="auto"/>
      </w:divBdr>
    </w:div>
    <w:div w:id="573900319">
      <w:bodyDiv w:val="1"/>
      <w:marLeft w:val="0"/>
      <w:marRight w:val="0"/>
      <w:marTop w:val="0"/>
      <w:marBottom w:val="0"/>
      <w:divBdr>
        <w:top w:val="none" w:sz="0" w:space="0" w:color="auto"/>
        <w:left w:val="none" w:sz="0" w:space="0" w:color="auto"/>
        <w:bottom w:val="none" w:sz="0" w:space="0" w:color="auto"/>
        <w:right w:val="none" w:sz="0" w:space="0" w:color="auto"/>
      </w:divBdr>
    </w:div>
    <w:div w:id="680552785">
      <w:bodyDiv w:val="1"/>
      <w:marLeft w:val="0"/>
      <w:marRight w:val="0"/>
      <w:marTop w:val="0"/>
      <w:marBottom w:val="0"/>
      <w:divBdr>
        <w:top w:val="none" w:sz="0" w:space="0" w:color="auto"/>
        <w:left w:val="none" w:sz="0" w:space="0" w:color="auto"/>
        <w:bottom w:val="none" w:sz="0" w:space="0" w:color="auto"/>
        <w:right w:val="none" w:sz="0" w:space="0" w:color="auto"/>
      </w:divBdr>
    </w:div>
    <w:div w:id="683094256">
      <w:bodyDiv w:val="1"/>
      <w:marLeft w:val="0"/>
      <w:marRight w:val="0"/>
      <w:marTop w:val="0"/>
      <w:marBottom w:val="0"/>
      <w:divBdr>
        <w:top w:val="none" w:sz="0" w:space="0" w:color="auto"/>
        <w:left w:val="none" w:sz="0" w:space="0" w:color="auto"/>
        <w:bottom w:val="none" w:sz="0" w:space="0" w:color="auto"/>
        <w:right w:val="none" w:sz="0" w:space="0" w:color="auto"/>
      </w:divBdr>
    </w:div>
    <w:div w:id="804129971">
      <w:bodyDiv w:val="1"/>
      <w:marLeft w:val="0"/>
      <w:marRight w:val="0"/>
      <w:marTop w:val="0"/>
      <w:marBottom w:val="0"/>
      <w:divBdr>
        <w:top w:val="none" w:sz="0" w:space="0" w:color="auto"/>
        <w:left w:val="none" w:sz="0" w:space="0" w:color="auto"/>
        <w:bottom w:val="none" w:sz="0" w:space="0" w:color="auto"/>
        <w:right w:val="none" w:sz="0" w:space="0" w:color="auto"/>
      </w:divBdr>
    </w:div>
    <w:div w:id="841092253">
      <w:bodyDiv w:val="1"/>
      <w:marLeft w:val="0"/>
      <w:marRight w:val="0"/>
      <w:marTop w:val="0"/>
      <w:marBottom w:val="0"/>
      <w:divBdr>
        <w:top w:val="none" w:sz="0" w:space="0" w:color="auto"/>
        <w:left w:val="none" w:sz="0" w:space="0" w:color="auto"/>
        <w:bottom w:val="none" w:sz="0" w:space="0" w:color="auto"/>
        <w:right w:val="none" w:sz="0" w:space="0" w:color="auto"/>
      </w:divBdr>
    </w:div>
    <w:div w:id="891960387">
      <w:bodyDiv w:val="1"/>
      <w:marLeft w:val="0"/>
      <w:marRight w:val="0"/>
      <w:marTop w:val="0"/>
      <w:marBottom w:val="0"/>
      <w:divBdr>
        <w:top w:val="none" w:sz="0" w:space="0" w:color="auto"/>
        <w:left w:val="none" w:sz="0" w:space="0" w:color="auto"/>
        <w:bottom w:val="none" w:sz="0" w:space="0" w:color="auto"/>
        <w:right w:val="none" w:sz="0" w:space="0" w:color="auto"/>
      </w:divBdr>
    </w:div>
    <w:div w:id="950740142">
      <w:bodyDiv w:val="1"/>
      <w:marLeft w:val="0"/>
      <w:marRight w:val="0"/>
      <w:marTop w:val="0"/>
      <w:marBottom w:val="0"/>
      <w:divBdr>
        <w:top w:val="none" w:sz="0" w:space="0" w:color="auto"/>
        <w:left w:val="none" w:sz="0" w:space="0" w:color="auto"/>
        <w:bottom w:val="none" w:sz="0" w:space="0" w:color="auto"/>
        <w:right w:val="none" w:sz="0" w:space="0" w:color="auto"/>
      </w:divBdr>
    </w:div>
    <w:div w:id="1052997594">
      <w:bodyDiv w:val="1"/>
      <w:marLeft w:val="0"/>
      <w:marRight w:val="0"/>
      <w:marTop w:val="0"/>
      <w:marBottom w:val="0"/>
      <w:divBdr>
        <w:top w:val="none" w:sz="0" w:space="0" w:color="auto"/>
        <w:left w:val="none" w:sz="0" w:space="0" w:color="auto"/>
        <w:bottom w:val="none" w:sz="0" w:space="0" w:color="auto"/>
        <w:right w:val="none" w:sz="0" w:space="0" w:color="auto"/>
      </w:divBdr>
    </w:div>
    <w:div w:id="1186553819">
      <w:bodyDiv w:val="1"/>
      <w:marLeft w:val="0"/>
      <w:marRight w:val="0"/>
      <w:marTop w:val="0"/>
      <w:marBottom w:val="0"/>
      <w:divBdr>
        <w:top w:val="none" w:sz="0" w:space="0" w:color="auto"/>
        <w:left w:val="none" w:sz="0" w:space="0" w:color="auto"/>
        <w:bottom w:val="none" w:sz="0" w:space="0" w:color="auto"/>
        <w:right w:val="none" w:sz="0" w:space="0" w:color="auto"/>
      </w:divBdr>
    </w:div>
    <w:div w:id="1221672111">
      <w:bodyDiv w:val="1"/>
      <w:marLeft w:val="0"/>
      <w:marRight w:val="0"/>
      <w:marTop w:val="0"/>
      <w:marBottom w:val="0"/>
      <w:divBdr>
        <w:top w:val="none" w:sz="0" w:space="0" w:color="auto"/>
        <w:left w:val="none" w:sz="0" w:space="0" w:color="auto"/>
        <w:bottom w:val="none" w:sz="0" w:space="0" w:color="auto"/>
        <w:right w:val="none" w:sz="0" w:space="0" w:color="auto"/>
      </w:divBdr>
    </w:div>
    <w:div w:id="1245917567">
      <w:bodyDiv w:val="1"/>
      <w:marLeft w:val="0"/>
      <w:marRight w:val="0"/>
      <w:marTop w:val="0"/>
      <w:marBottom w:val="0"/>
      <w:divBdr>
        <w:top w:val="none" w:sz="0" w:space="0" w:color="auto"/>
        <w:left w:val="none" w:sz="0" w:space="0" w:color="auto"/>
        <w:bottom w:val="none" w:sz="0" w:space="0" w:color="auto"/>
        <w:right w:val="none" w:sz="0" w:space="0" w:color="auto"/>
      </w:divBdr>
    </w:div>
    <w:div w:id="1523860568">
      <w:bodyDiv w:val="1"/>
      <w:marLeft w:val="0"/>
      <w:marRight w:val="0"/>
      <w:marTop w:val="0"/>
      <w:marBottom w:val="0"/>
      <w:divBdr>
        <w:top w:val="none" w:sz="0" w:space="0" w:color="auto"/>
        <w:left w:val="none" w:sz="0" w:space="0" w:color="auto"/>
        <w:bottom w:val="none" w:sz="0" w:space="0" w:color="auto"/>
        <w:right w:val="none" w:sz="0" w:space="0" w:color="auto"/>
      </w:divBdr>
    </w:div>
    <w:div w:id="1632705459">
      <w:bodyDiv w:val="1"/>
      <w:marLeft w:val="0"/>
      <w:marRight w:val="0"/>
      <w:marTop w:val="0"/>
      <w:marBottom w:val="0"/>
      <w:divBdr>
        <w:top w:val="none" w:sz="0" w:space="0" w:color="auto"/>
        <w:left w:val="none" w:sz="0" w:space="0" w:color="auto"/>
        <w:bottom w:val="none" w:sz="0" w:space="0" w:color="auto"/>
        <w:right w:val="none" w:sz="0" w:space="0" w:color="auto"/>
      </w:divBdr>
    </w:div>
    <w:div w:id="1668022625">
      <w:bodyDiv w:val="1"/>
      <w:marLeft w:val="0"/>
      <w:marRight w:val="0"/>
      <w:marTop w:val="0"/>
      <w:marBottom w:val="0"/>
      <w:divBdr>
        <w:top w:val="none" w:sz="0" w:space="0" w:color="auto"/>
        <w:left w:val="none" w:sz="0" w:space="0" w:color="auto"/>
        <w:bottom w:val="none" w:sz="0" w:space="0" w:color="auto"/>
        <w:right w:val="none" w:sz="0" w:space="0" w:color="auto"/>
      </w:divBdr>
    </w:div>
    <w:div w:id="2041973660">
      <w:bodyDiv w:val="1"/>
      <w:marLeft w:val="0"/>
      <w:marRight w:val="0"/>
      <w:marTop w:val="0"/>
      <w:marBottom w:val="0"/>
      <w:divBdr>
        <w:top w:val="none" w:sz="0" w:space="0" w:color="auto"/>
        <w:left w:val="none" w:sz="0" w:space="0" w:color="auto"/>
        <w:bottom w:val="none" w:sz="0" w:space="0" w:color="auto"/>
        <w:right w:val="none" w:sz="0" w:space="0" w:color="auto"/>
      </w:divBdr>
    </w:div>
    <w:div w:id="2087192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75FEB-D397-4ADF-B746-98BB529E2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49</Pages>
  <Words>61759</Words>
  <Characters>352027</Characters>
  <Application>Microsoft Office Word</Application>
  <DocSecurity>0</DocSecurity>
  <Lines>2933</Lines>
  <Paragraphs>825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Meyer, Michael Frederick</dc:creator>
  <cp:lastModifiedBy>Meyer, Michael Frederick</cp:lastModifiedBy>
  <cp:revision>10</cp:revision>
  <cp:lastPrinted>2021-08-11T23:16:00Z</cp:lastPrinted>
  <dcterms:created xsi:type="dcterms:W3CDTF">2021-08-13T20:21:00Z</dcterms:created>
  <dcterms:modified xsi:type="dcterms:W3CDTF">2021-08-13T22:48:00Z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id="5LGS8joB"/&gt;&lt;style id="http://www.zotero.org/styles/limnology-and-oceanography" hasBibliography="1" bibliographyStyleHasBeenSet="1"/&gt;&lt;prefs&gt;&lt;pref name="fieldType" value="Field"/&gt;&lt;/prefs&gt;&lt;/data&gt;</vt:lpwstr>
  </property>
</Properties>
</file>